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60947" w14:textId="7D5B14F4" w:rsidR="00EC39E1" w:rsidRPr="00ED1D88" w:rsidRDefault="00EC39E1" w:rsidP="00C405A7">
      <w:pPr>
        <w:pStyle w:val="Cabealho"/>
        <w:keepNext/>
        <w:keepLines/>
        <w:spacing w:line="240" w:lineRule="auto"/>
        <w:jc w:val="center"/>
        <w:rPr>
          <w:color w:val="000000" w:themeColor="text1"/>
          <w:sz w:val="20"/>
          <w:szCs w:val="20"/>
        </w:rPr>
      </w:pPr>
      <w:r w:rsidRPr="00ED1D88">
        <w:rPr>
          <w:noProof/>
          <w:color w:val="000000" w:themeColor="text1"/>
          <w:sz w:val="20"/>
          <w:szCs w:val="20"/>
          <w:lang w:eastAsia="pt-BR"/>
        </w:rPr>
        <w:drawing>
          <wp:inline distT="0" distB="0" distL="0" distR="0" wp14:anchorId="4B03A003" wp14:editId="2A3FBE11">
            <wp:extent cx="1495425" cy="89725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594EE865" w14:textId="77777777" w:rsidR="00684D8A" w:rsidRPr="00ED1D88" w:rsidRDefault="00684D8A" w:rsidP="00C405A7">
      <w:pPr>
        <w:pStyle w:val="Cabealho"/>
        <w:keepNext/>
        <w:keepLines/>
        <w:pBdr>
          <w:bottom w:val="single" w:sz="12" w:space="1" w:color="auto"/>
        </w:pBdr>
        <w:spacing w:line="240" w:lineRule="auto"/>
        <w:jc w:val="center"/>
        <w:rPr>
          <w:b/>
          <w:color w:val="000000" w:themeColor="text1"/>
          <w:sz w:val="20"/>
          <w:szCs w:val="20"/>
        </w:rPr>
      </w:pPr>
    </w:p>
    <w:p w14:paraId="43365158" w14:textId="77777777" w:rsidR="00484FA6" w:rsidRPr="00ED1D88" w:rsidRDefault="00484FA6" w:rsidP="00C405A7">
      <w:pPr>
        <w:keepNext/>
        <w:keepLines/>
        <w:tabs>
          <w:tab w:val="left" w:pos="3540"/>
        </w:tabs>
        <w:jc w:val="center"/>
        <w:rPr>
          <w:b/>
          <w:color w:val="000000" w:themeColor="text1"/>
        </w:rPr>
      </w:pPr>
    </w:p>
    <w:p w14:paraId="15DB70F7"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1E897EF6" w14:textId="77777777" w:rsidR="00440B0F"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1BD864EF" w14:textId="77777777" w:rsidR="00684D8A" w:rsidRPr="00ED1D88" w:rsidRDefault="00684D8A" w:rsidP="7C434651">
      <w:pPr>
        <w:keepNext/>
        <w:keepLines/>
        <w:spacing w:after="30"/>
        <w:jc w:val="center"/>
        <w:rPr>
          <w:rFonts w:eastAsia="Arial"/>
          <w:color w:val="000000" w:themeColor="text1"/>
        </w:rPr>
      </w:pPr>
    </w:p>
    <w:p w14:paraId="57A4D5D4" w14:textId="77777777" w:rsidR="00684D8A" w:rsidRPr="00ED1D88" w:rsidRDefault="00684D8A" w:rsidP="7C434651">
      <w:pPr>
        <w:keepNext/>
        <w:keepLines/>
        <w:jc w:val="center"/>
        <w:rPr>
          <w:rFonts w:eastAsia="Arial"/>
          <w:color w:val="000000" w:themeColor="text1"/>
        </w:rPr>
      </w:pPr>
    </w:p>
    <w:p w14:paraId="69ABF7E9" w14:textId="77777777" w:rsidR="002142CF" w:rsidRPr="00ED1D88" w:rsidRDefault="002142CF" w:rsidP="7C434651">
      <w:pPr>
        <w:keepNext/>
        <w:keepLines/>
        <w:rPr>
          <w:rFonts w:eastAsia="Arial"/>
          <w:color w:val="000000" w:themeColor="text1"/>
        </w:rPr>
      </w:pPr>
    </w:p>
    <w:p w14:paraId="055293F1" w14:textId="5BF4C975" w:rsidR="0092477F" w:rsidRDefault="0092477F" w:rsidP="7C434651">
      <w:pPr>
        <w:keepNext/>
        <w:keepLines/>
        <w:jc w:val="center"/>
        <w:rPr>
          <w:ins w:id="0" w:author="LEONARDO LIRA" w:date="2020-05-18T19:11:00Z"/>
          <w:rFonts w:eastAsia="Arial"/>
          <w:color w:val="000000" w:themeColor="text1"/>
        </w:rPr>
      </w:pPr>
    </w:p>
    <w:p w14:paraId="58E17A26" w14:textId="77777777" w:rsidR="00D71C4E" w:rsidRDefault="00D71C4E" w:rsidP="7C434651">
      <w:pPr>
        <w:keepNext/>
        <w:keepLines/>
        <w:jc w:val="center"/>
        <w:rPr>
          <w:ins w:id="1" w:author="LEONARDO LIRA" w:date="2020-05-18T19:11:00Z"/>
          <w:rFonts w:eastAsia="Arial"/>
          <w:color w:val="000000" w:themeColor="text1"/>
        </w:rPr>
      </w:pPr>
    </w:p>
    <w:p w14:paraId="02D3C728" w14:textId="77777777" w:rsidR="00D71C4E" w:rsidRPr="00ED1D88" w:rsidRDefault="00D71C4E" w:rsidP="7C434651">
      <w:pPr>
        <w:keepNext/>
        <w:keepLines/>
        <w:jc w:val="center"/>
        <w:rPr>
          <w:rFonts w:eastAsia="Arial"/>
          <w:color w:val="000000" w:themeColor="text1"/>
        </w:rPr>
      </w:pPr>
      <w:ins w:id="2" w:author="LEONARDO LIRA" w:date="2020-05-18T19:11:00Z">
        <w:r>
          <w:rPr>
            <w:rFonts w:eastAsia="Arial"/>
            <w:color w:val="000000" w:themeColor="text1"/>
          </w:rPr>
          <w:t>Gabriel Diniz Cassimiro de Oliveira</w:t>
        </w:r>
      </w:ins>
    </w:p>
    <w:p w14:paraId="4C02466A" w14:textId="6A50F56A" w:rsidR="00DC5B54" w:rsidRPr="00ED1D88" w:rsidDel="00D71C4E" w:rsidRDefault="008E4E6A" w:rsidP="008E4E6A">
      <w:pPr>
        <w:keepNext/>
        <w:keepLines/>
        <w:jc w:val="center"/>
        <w:rPr>
          <w:del w:id="3" w:author="LEONARDO LIRA" w:date="2020-05-18T19:11:00Z"/>
          <w:rFonts w:eastAsia="Arial"/>
          <w:color w:val="000000" w:themeColor="text1"/>
        </w:rPr>
      </w:pPr>
      <w:del w:id="4" w:author="LEONARDO LIRA" w:date="2020-05-18T19:11:00Z">
        <w:r w:rsidRPr="00ED1D88" w:rsidDel="00D71C4E">
          <w:rPr>
            <w:rFonts w:eastAsia="Arial"/>
            <w:color w:val="000000" w:themeColor="text1"/>
          </w:rPr>
          <w:delText>É</w:delText>
        </w:r>
        <w:r w:rsidR="7C434651" w:rsidRPr="00ED1D88" w:rsidDel="00D71C4E">
          <w:rPr>
            <w:rFonts w:eastAsia="Arial"/>
            <w:color w:val="000000" w:themeColor="text1"/>
          </w:rPr>
          <w:delText>dipo Yuri</w:delText>
        </w:r>
        <w:r w:rsidR="00EC4B12" w:rsidRPr="00ED1D88" w:rsidDel="00D71C4E">
          <w:rPr>
            <w:rFonts w:eastAsia="Arial"/>
            <w:color w:val="000000" w:themeColor="text1"/>
          </w:rPr>
          <w:delText xml:space="preserve"> Ribeiro da Silva</w:delText>
        </w:r>
      </w:del>
    </w:p>
    <w:p w14:paraId="0E541D63" w14:textId="4592A696" w:rsidR="00DC5B54" w:rsidRPr="00ED1D88" w:rsidDel="00D71C4E" w:rsidRDefault="7C434651" w:rsidP="7C434651">
      <w:pPr>
        <w:keepNext/>
        <w:keepLines/>
        <w:jc w:val="center"/>
        <w:rPr>
          <w:del w:id="5" w:author="LEONARDO LIRA" w:date="2020-05-18T19:11:00Z"/>
          <w:rFonts w:eastAsia="Arial"/>
          <w:color w:val="000000" w:themeColor="text1"/>
        </w:rPr>
      </w:pPr>
      <w:del w:id="6" w:author="LEONARDO LIRA" w:date="2020-05-18T19:11:00Z">
        <w:r w:rsidRPr="00ED1D88" w:rsidDel="00D71C4E">
          <w:rPr>
            <w:rFonts w:eastAsia="Arial"/>
            <w:color w:val="000000" w:themeColor="text1"/>
          </w:rPr>
          <w:delText>Henrique Ribeiro Nassi</w:delText>
        </w:r>
      </w:del>
    </w:p>
    <w:p w14:paraId="4BF82060" w14:textId="72AF38D8" w:rsidR="00DC5B54" w:rsidRPr="00ED1D88" w:rsidDel="00D71C4E" w:rsidRDefault="7C434651" w:rsidP="7C434651">
      <w:pPr>
        <w:keepNext/>
        <w:keepLines/>
        <w:jc w:val="center"/>
        <w:rPr>
          <w:del w:id="7" w:author="LEONARDO LIRA" w:date="2020-05-18T19:11:00Z"/>
          <w:rFonts w:eastAsia="Arial"/>
          <w:color w:val="000000" w:themeColor="text1"/>
        </w:rPr>
      </w:pPr>
      <w:del w:id="8" w:author="LEONARDO LIRA" w:date="2020-05-18T19:11:00Z">
        <w:r w:rsidRPr="00ED1D88" w:rsidDel="00D71C4E">
          <w:rPr>
            <w:rFonts w:eastAsia="Arial"/>
            <w:color w:val="000000" w:themeColor="text1"/>
          </w:rPr>
          <w:delText>Heric Felipe de Freitas</w:delText>
        </w:r>
      </w:del>
    </w:p>
    <w:p w14:paraId="08FEF2AC" w14:textId="24D8F844" w:rsidR="00DC5B54" w:rsidRPr="00ED1D88" w:rsidRDefault="7C434651" w:rsidP="7C434651">
      <w:pPr>
        <w:keepNext/>
        <w:keepLines/>
        <w:jc w:val="center"/>
        <w:rPr>
          <w:rFonts w:eastAsia="Arial"/>
          <w:color w:val="000000" w:themeColor="text1"/>
        </w:rPr>
      </w:pPr>
      <w:del w:id="9" w:author="LEONARDO LIRA" w:date="2020-05-18T19:11:00Z">
        <w:r w:rsidRPr="00ED1D88" w:rsidDel="00D71C4E">
          <w:rPr>
            <w:rFonts w:eastAsia="Arial"/>
            <w:color w:val="000000" w:themeColor="text1"/>
          </w:rPr>
          <w:delText>Matheus Estolano Pereira</w:delText>
        </w:r>
      </w:del>
      <w:ins w:id="10" w:author="LEONARDO LIRA" w:date="2020-05-18T19:11:00Z">
        <w:r w:rsidR="00D71C4E">
          <w:rPr>
            <w:rFonts w:eastAsia="Arial"/>
            <w:color w:val="000000" w:themeColor="text1"/>
          </w:rPr>
          <w:t>Leonardo Dantas Gomes de Lira</w:t>
        </w:r>
      </w:ins>
    </w:p>
    <w:p w14:paraId="37B06443" w14:textId="77777777" w:rsidR="00DC5B54" w:rsidRPr="00ED1D88" w:rsidRDefault="00DC5B54" w:rsidP="7C434651">
      <w:pPr>
        <w:keepNext/>
        <w:keepLines/>
        <w:rPr>
          <w:rFonts w:eastAsia="Arial"/>
          <w:color w:val="000000" w:themeColor="text1"/>
        </w:rPr>
      </w:pPr>
    </w:p>
    <w:p w14:paraId="05032587" w14:textId="77777777" w:rsidR="00DC5B54" w:rsidRPr="00ED1D88" w:rsidRDefault="00DC5B54" w:rsidP="7C434651">
      <w:pPr>
        <w:keepNext/>
        <w:keepLines/>
        <w:rPr>
          <w:rFonts w:eastAsia="Arial"/>
          <w:color w:val="000000" w:themeColor="text1"/>
        </w:rPr>
      </w:pPr>
    </w:p>
    <w:p w14:paraId="64C34E95" w14:textId="77777777" w:rsidR="00DC5B54" w:rsidRPr="00ED1D88" w:rsidRDefault="00DC5B54" w:rsidP="7C434651">
      <w:pPr>
        <w:keepNext/>
        <w:keepLines/>
        <w:rPr>
          <w:rFonts w:eastAsia="Arial"/>
          <w:color w:val="000000" w:themeColor="text1"/>
        </w:rPr>
      </w:pPr>
    </w:p>
    <w:p w14:paraId="491892E6" w14:textId="57717B9F" w:rsidR="006C7D33" w:rsidRPr="00ED1D88" w:rsidRDefault="7C434651" w:rsidP="7C434651">
      <w:pPr>
        <w:keepNext/>
        <w:keepLines/>
        <w:jc w:val="center"/>
        <w:rPr>
          <w:rFonts w:eastAsia="Arial"/>
          <w:b/>
          <w:bCs/>
          <w:color w:val="000000" w:themeColor="text1"/>
          <w:sz w:val="28"/>
          <w:szCs w:val="28"/>
        </w:rPr>
      </w:pPr>
      <w:del w:id="11" w:author="LEONARDO LIRA" w:date="2020-05-18T19:10:00Z">
        <w:r w:rsidRPr="00ED1D88" w:rsidDel="00D71C4E">
          <w:rPr>
            <w:rFonts w:eastAsia="Arial"/>
            <w:b/>
            <w:bCs/>
            <w:color w:val="000000" w:themeColor="text1"/>
            <w:sz w:val="28"/>
            <w:szCs w:val="28"/>
          </w:rPr>
          <w:delText>ANTHILL CONQUER</w:delText>
        </w:r>
      </w:del>
      <w:ins w:id="12" w:author="LEONARDO LIRA" w:date="2020-05-18T19:10:00Z">
        <w:r w:rsidR="00D71C4E">
          <w:rPr>
            <w:rFonts w:eastAsia="Arial"/>
            <w:b/>
            <w:bCs/>
            <w:color w:val="000000" w:themeColor="text1"/>
            <w:sz w:val="28"/>
            <w:szCs w:val="28"/>
          </w:rPr>
          <w:t xml:space="preserve">Magic </w:t>
        </w:r>
        <w:proofErr w:type="spellStart"/>
        <w:r w:rsidR="00D71C4E">
          <w:rPr>
            <w:rFonts w:eastAsia="Arial"/>
            <w:b/>
            <w:bCs/>
            <w:color w:val="000000" w:themeColor="text1"/>
            <w:sz w:val="28"/>
            <w:szCs w:val="28"/>
          </w:rPr>
          <w:t>Realm</w:t>
        </w:r>
      </w:ins>
      <w:proofErr w:type="spellEnd"/>
    </w:p>
    <w:p w14:paraId="7DDE335E" w14:textId="4EC85EB1" w:rsidR="00B27A31" w:rsidRPr="00ED1D88" w:rsidRDefault="00B27A31" w:rsidP="7C434651">
      <w:pPr>
        <w:keepNext/>
        <w:keepLines/>
        <w:rPr>
          <w:rFonts w:eastAsia="Arial"/>
          <w:color w:val="000000" w:themeColor="text1"/>
        </w:rPr>
      </w:pPr>
    </w:p>
    <w:p w14:paraId="77E57DAB" w14:textId="77777777" w:rsidR="006C7D33" w:rsidRPr="00ED1D88" w:rsidRDefault="006C7D33" w:rsidP="7C434651">
      <w:pPr>
        <w:keepNext/>
        <w:keepLines/>
        <w:rPr>
          <w:rFonts w:eastAsia="Arial"/>
          <w:color w:val="000000" w:themeColor="text1"/>
        </w:rPr>
      </w:pPr>
    </w:p>
    <w:p w14:paraId="5065ABE3" w14:textId="77777777" w:rsidR="00B27A31" w:rsidRPr="00ED1D88" w:rsidRDefault="00B27A31" w:rsidP="7C434651">
      <w:pPr>
        <w:keepNext/>
        <w:keepLines/>
        <w:rPr>
          <w:rFonts w:eastAsia="Arial"/>
          <w:color w:val="000000" w:themeColor="text1"/>
        </w:rPr>
      </w:pPr>
    </w:p>
    <w:p w14:paraId="677FFE5A" w14:textId="77777777" w:rsidR="00B27A31" w:rsidRPr="00ED1D88" w:rsidRDefault="00B27A31" w:rsidP="7C434651">
      <w:pPr>
        <w:keepNext/>
        <w:keepLines/>
        <w:rPr>
          <w:rFonts w:eastAsia="Arial"/>
          <w:color w:val="000000" w:themeColor="text1"/>
        </w:rPr>
      </w:pPr>
    </w:p>
    <w:p w14:paraId="344DA933" w14:textId="77777777" w:rsidR="00B27A31" w:rsidRPr="00ED1D88" w:rsidRDefault="00B27A31" w:rsidP="7C434651">
      <w:pPr>
        <w:keepNext/>
        <w:keepLines/>
        <w:rPr>
          <w:rFonts w:eastAsia="Arial"/>
          <w:color w:val="000000" w:themeColor="text1"/>
        </w:rPr>
      </w:pPr>
    </w:p>
    <w:p w14:paraId="2260CF96" w14:textId="77777777" w:rsidR="00B27A31" w:rsidRPr="00ED1D88" w:rsidRDefault="00B27A31" w:rsidP="7C434651">
      <w:pPr>
        <w:keepNext/>
        <w:keepLines/>
        <w:rPr>
          <w:rFonts w:eastAsia="Arial"/>
          <w:color w:val="000000" w:themeColor="text1"/>
        </w:rPr>
      </w:pPr>
    </w:p>
    <w:p w14:paraId="770880F6" w14:textId="77777777" w:rsidR="00B27A31" w:rsidRPr="00ED1D88" w:rsidRDefault="00B27A31" w:rsidP="7C434651">
      <w:pPr>
        <w:keepNext/>
        <w:keepLines/>
        <w:rPr>
          <w:rFonts w:eastAsia="Arial"/>
          <w:color w:val="000000" w:themeColor="text1"/>
        </w:rPr>
      </w:pPr>
    </w:p>
    <w:p w14:paraId="1C48448C" w14:textId="77777777" w:rsidR="00777276" w:rsidRPr="00ED1D88" w:rsidRDefault="00777276" w:rsidP="7C434651">
      <w:pPr>
        <w:keepNext/>
        <w:keepLines/>
        <w:jc w:val="center"/>
        <w:rPr>
          <w:rFonts w:eastAsia="Arial"/>
          <w:b/>
          <w:bCs/>
          <w:color w:val="000000" w:themeColor="text1"/>
        </w:rPr>
      </w:pPr>
    </w:p>
    <w:p w14:paraId="1B7A66FC" w14:textId="39E922F1" w:rsidR="00777276" w:rsidRDefault="00777276" w:rsidP="7C434651">
      <w:pPr>
        <w:keepNext/>
        <w:keepLines/>
        <w:rPr>
          <w:ins w:id="13" w:author="LEONARDO LIRA" w:date="2020-05-18T19:11:00Z"/>
          <w:rFonts w:eastAsia="Arial"/>
          <w:b/>
          <w:bCs/>
          <w:color w:val="000000" w:themeColor="text1"/>
        </w:rPr>
      </w:pPr>
    </w:p>
    <w:p w14:paraId="3FEE4002" w14:textId="77777777" w:rsidR="00D71C4E" w:rsidRPr="00D71C4E" w:rsidRDefault="00D71C4E" w:rsidP="7C434651">
      <w:pPr>
        <w:keepNext/>
        <w:keepLines/>
        <w:rPr>
          <w:rFonts w:eastAsia="Arial"/>
          <w:b/>
          <w:bCs/>
          <w:color w:val="000000" w:themeColor="text1"/>
        </w:rPr>
      </w:pPr>
    </w:p>
    <w:p w14:paraId="41CD86E5" w14:textId="77777777" w:rsidR="00F25E30" w:rsidRPr="00ED1D88" w:rsidRDefault="00F25E30" w:rsidP="7C434651">
      <w:pPr>
        <w:keepNext/>
        <w:keepLines/>
        <w:rPr>
          <w:rFonts w:eastAsia="Arial"/>
          <w:b/>
          <w:bCs/>
          <w:color w:val="000000" w:themeColor="text1"/>
        </w:rPr>
      </w:pPr>
    </w:p>
    <w:p w14:paraId="04BCE59F" w14:textId="77777777" w:rsidR="00DC5B54" w:rsidRPr="00ED1D88" w:rsidRDefault="00DC5B54" w:rsidP="7C434651">
      <w:pPr>
        <w:keepNext/>
        <w:keepLines/>
        <w:rPr>
          <w:rFonts w:eastAsia="Arial"/>
          <w:b/>
          <w:bCs/>
          <w:color w:val="000000" w:themeColor="text1"/>
        </w:rPr>
      </w:pPr>
    </w:p>
    <w:p w14:paraId="5DC1C3DA" w14:textId="77777777" w:rsidR="00DC5B54" w:rsidRPr="00ED1D88" w:rsidRDefault="00DC5B54" w:rsidP="7C434651">
      <w:pPr>
        <w:keepNext/>
        <w:keepLines/>
        <w:rPr>
          <w:rFonts w:eastAsia="Arial"/>
          <w:b/>
          <w:bCs/>
          <w:color w:val="000000" w:themeColor="text1"/>
        </w:rPr>
      </w:pPr>
    </w:p>
    <w:p w14:paraId="6D8359C9" w14:textId="77777777" w:rsidR="00B27A31" w:rsidRPr="00ED1D88" w:rsidRDefault="7C434651" w:rsidP="7C434651">
      <w:pPr>
        <w:keepNext/>
        <w:keepLines/>
        <w:jc w:val="center"/>
        <w:rPr>
          <w:rFonts w:eastAsia="Arial"/>
          <w:b/>
          <w:bCs/>
          <w:color w:val="000000" w:themeColor="text1"/>
        </w:rPr>
      </w:pPr>
      <w:r w:rsidRPr="00ED1D88">
        <w:rPr>
          <w:rFonts w:eastAsia="Arial"/>
          <w:b/>
          <w:bCs/>
          <w:color w:val="000000" w:themeColor="text1"/>
        </w:rPr>
        <w:t>Americana, SP</w:t>
      </w:r>
    </w:p>
    <w:p w14:paraId="63185AD2" w14:textId="69402D24" w:rsidR="00E525E5" w:rsidRPr="00ED1D88" w:rsidRDefault="7C434651" w:rsidP="7C434651">
      <w:pPr>
        <w:keepNext/>
        <w:keepLines/>
        <w:jc w:val="center"/>
        <w:rPr>
          <w:rFonts w:eastAsia="Arial"/>
          <w:b/>
          <w:bCs/>
          <w:color w:val="000000" w:themeColor="text1"/>
        </w:rPr>
      </w:pPr>
      <w:del w:id="14" w:author="LEONARDO LIRA" w:date="2020-05-18T19:10:00Z">
        <w:r w:rsidRPr="00ED1D88" w:rsidDel="00D71C4E">
          <w:rPr>
            <w:rFonts w:eastAsia="Arial"/>
            <w:b/>
            <w:bCs/>
            <w:color w:val="000000" w:themeColor="text1"/>
          </w:rPr>
          <w:delText>201</w:delText>
        </w:r>
        <w:r w:rsidR="0028295F" w:rsidRPr="00ED1D88" w:rsidDel="00D71C4E">
          <w:rPr>
            <w:rFonts w:eastAsia="Arial"/>
            <w:b/>
            <w:bCs/>
            <w:color w:val="000000" w:themeColor="text1"/>
          </w:rPr>
          <w:delText>9</w:delText>
        </w:r>
      </w:del>
      <w:ins w:id="15" w:author="LEONARDO LIRA" w:date="2020-05-18T19:10:00Z">
        <w:r w:rsidR="00D71C4E">
          <w:rPr>
            <w:rFonts w:eastAsia="Arial"/>
            <w:b/>
            <w:bCs/>
            <w:color w:val="000000" w:themeColor="text1"/>
          </w:rPr>
          <w:t>2020</w:t>
        </w:r>
      </w:ins>
    </w:p>
    <w:p w14:paraId="38610C39" w14:textId="77777777" w:rsidR="00EC39E1" w:rsidRPr="00ED1D88" w:rsidRDefault="00EC39E1" w:rsidP="7C434651">
      <w:pPr>
        <w:pStyle w:val="Cabealho"/>
        <w:keepNext/>
        <w:keepLines/>
        <w:spacing w:line="240" w:lineRule="auto"/>
        <w:jc w:val="center"/>
        <w:rPr>
          <w:rFonts w:eastAsia="Arial"/>
          <w:color w:val="000000" w:themeColor="text1"/>
          <w:sz w:val="20"/>
          <w:szCs w:val="20"/>
        </w:rPr>
      </w:pPr>
      <w:r w:rsidRPr="00ED1D88">
        <w:rPr>
          <w:noProof/>
          <w:lang w:eastAsia="pt-BR"/>
        </w:rPr>
        <w:lastRenderedPageBreak/>
        <w:drawing>
          <wp:inline distT="0" distB="0" distL="0" distR="0" wp14:anchorId="5B45B822" wp14:editId="157395FE">
            <wp:extent cx="1495425" cy="897254"/>
            <wp:effectExtent l="0" t="0" r="0" b="0"/>
            <wp:docPr id="28867194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7E1EA9B1" w14:textId="77777777" w:rsidR="00EC39E1" w:rsidRPr="00ED1D88" w:rsidRDefault="00EC39E1" w:rsidP="7C434651">
      <w:pPr>
        <w:pStyle w:val="Cabealho"/>
        <w:keepNext/>
        <w:keepLines/>
        <w:pBdr>
          <w:bottom w:val="single" w:sz="12" w:space="1" w:color="auto"/>
        </w:pBdr>
        <w:spacing w:line="240" w:lineRule="auto"/>
        <w:jc w:val="center"/>
        <w:rPr>
          <w:rFonts w:eastAsia="Arial"/>
          <w:b/>
          <w:bCs/>
          <w:color w:val="000000" w:themeColor="text1"/>
          <w:sz w:val="20"/>
          <w:szCs w:val="20"/>
        </w:rPr>
      </w:pPr>
    </w:p>
    <w:p w14:paraId="7960D3F9" w14:textId="77777777" w:rsidR="00EC39E1" w:rsidRPr="00ED1D88" w:rsidRDefault="00EC39E1" w:rsidP="7C434651">
      <w:pPr>
        <w:keepNext/>
        <w:keepLines/>
        <w:tabs>
          <w:tab w:val="left" w:pos="3540"/>
        </w:tabs>
        <w:jc w:val="center"/>
        <w:rPr>
          <w:rFonts w:eastAsia="Arial"/>
          <w:b/>
          <w:bCs/>
          <w:color w:val="000000" w:themeColor="text1"/>
        </w:rPr>
      </w:pPr>
    </w:p>
    <w:p w14:paraId="12B0EE39"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28AFB070" w14:textId="77777777" w:rsidR="005D4158"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77108736" w14:textId="77777777" w:rsidR="00684D8A" w:rsidRPr="00ED1D88" w:rsidRDefault="00684D8A" w:rsidP="7C434651">
      <w:pPr>
        <w:keepNext/>
        <w:keepLines/>
        <w:jc w:val="center"/>
        <w:rPr>
          <w:rFonts w:eastAsia="Arial"/>
          <w:color w:val="000000" w:themeColor="text1"/>
        </w:rPr>
      </w:pPr>
    </w:p>
    <w:p w14:paraId="50200A3E" w14:textId="77777777" w:rsidR="002142CF" w:rsidRPr="00ED1D88" w:rsidRDefault="002142CF" w:rsidP="7C434651">
      <w:pPr>
        <w:keepNext/>
        <w:keepLines/>
        <w:rPr>
          <w:rFonts w:eastAsia="Arial"/>
          <w:color w:val="000000" w:themeColor="text1"/>
        </w:rPr>
      </w:pPr>
    </w:p>
    <w:p w14:paraId="7835CE74" w14:textId="77777777" w:rsidR="002142CF" w:rsidRPr="00ED1D88" w:rsidRDefault="002142CF" w:rsidP="7C434651">
      <w:pPr>
        <w:keepNext/>
        <w:keepLines/>
        <w:jc w:val="center"/>
        <w:rPr>
          <w:rFonts w:eastAsia="Arial"/>
          <w:color w:val="000000" w:themeColor="text1"/>
        </w:rPr>
      </w:pPr>
    </w:p>
    <w:p w14:paraId="433E217D" w14:textId="3362E274" w:rsidR="00777276" w:rsidRDefault="00777276" w:rsidP="7C434651">
      <w:pPr>
        <w:keepNext/>
        <w:keepLines/>
        <w:jc w:val="center"/>
        <w:rPr>
          <w:ins w:id="16" w:author="LEONARDO LIRA" w:date="2020-05-18T19:11:00Z"/>
          <w:rFonts w:eastAsia="Arial"/>
          <w:color w:val="000000" w:themeColor="text1"/>
        </w:rPr>
      </w:pPr>
    </w:p>
    <w:p w14:paraId="739644D1" w14:textId="66DB0D78" w:rsidR="00D71C4E" w:rsidRDefault="00D71C4E" w:rsidP="7C434651">
      <w:pPr>
        <w:keepNext/>
        <w:keepLines/>
        <w:jc w:val="center"/>
        <w:rPr>
          <w:ins w:id="17" w:author="LEONARDO LIRA" w:date="2020-05-18T19:11:00Z"/>
          <w:rFonts w:eastAsia="Arial"/>
          <w:color w:val="000000" w:themeColor="text1"/>
        </w:rPr>
      </w:pPr>
    </w:p>
    <w:p w14:paraId="7CA0A50F" w14:textId="77777777" w:rsidR="00D71C4E" w:rsidRPr="00ED1D88" w:rsidRDefault="00D71C4E" w:rsidP="7C434651">
      <w:pPr>
        <w:keepNext/>
        <w:keepLines/>
        <w:jc w:val="center"/>
        <w:rPr>
          <w:rFonts w:eastAsia="Arial"/>
          <w:color w:val="000000" w:themeColor="text1"/>
        </w:rPr>
      </w:pPr>
    </w:p>
    <w:p w14:paraId="1F6BFEC7" w14:textId="77777777" w:rsidR="00D71C4E" w:rsidRPr="00ED1D88" w:rsidRDefault="00D71C4E" w:rsidP="00D71C4E">
      <w:pPr>
        <w:keepNext/>
        <w:keepLines/>
        <w:jc w:val="center"/>
        <w:rPr>
          <w:ins w:id="18" w:author="LEONARDO LIRA" w:date="2020-05-18T19:11:00Z"/>
          <w:rFonts w:eastAsia="Arial"/>
          <w:color w:val="000000" w:themeColor="text1"/>
        </w:rPr>
      </w:pPr>
      <w:ins w:id="19" w:author="LEONARDO LIRA" w:date="2020-05-18T19:11:00Z">
        <w:r>
          <w:rPr>
            <w:rFonts w:eastAsia="Arial"/>
            <w:color w:val="000000" w:themeColor="text1"/>
          </w:rPr>
          <w:t>Gabriel Diniz Cassimiro de Oliveira</w:t>
        </w:r>
      </w:ins>
    </w:p>
    <w:p w14:paraId="0D19D73C" w14:textId="77777777" w:rsidR="00D71C4E" w:rsidRPr="00ED1D88" w:rsidRDefault="00D71C4E" w:rsidP="00D71C4E">
      <w:pPr>
        <w:keepNext/>
        <w:keepLines/>
        <w:jc w:val="center"/>
        <w:rPr>
          <w:ins w:id="20" w:author="LEONARDO LIRA" w:date="2020-05-18T19:11:00Z"/>
          <w:rFonts w:eastAsia="Arial"/>
          <w:color w:val="000000" w:themeColor="text1"/>
        </w:rPr>
      </w:pPr>
      <w:ins w:id="21" w:author="LEONARDO LIRA" w:date="2020-05-18T19:11:00Z">
        <w:r>
          <w:rPr>
            <w:rFonts w:eastAsia="Arial"/>
            <w:color w:val="000000" w:themeColor="text1"/>
          </w:rPr>
          <w:t>Leonardo Dantas Gomes de Lira</w:t>
        </w:r>
      </w:ins>
    </w:p>
    <w:p w14:paraId="02EFECFD" w14:textId="1B5278B2" w:rsidR="00EC4B12" w:rsidRPr="00ED1D88" w:rsidDel="00D71C4E" w:rsidRDefault="00EC4B12" w:rsidP="00EC4B12">
      <w:pPr>
        <w:keepNext/>
        <w:keepLines/>
        <w:jc w:val="center"/>
        <w:rPr>
          <w:del w:id="22" w:author="LEONARDO LIRA" w:date="2020-05-18T19:11:00Z"/>
          <w:rFonts w:eastAsia="Arial"/>
          <w:color w:val="000000" w:themeColor="text1"/>
        </w:rPr>
      </w:pPr>
      <w:del w:id="23" w:author="LEONARDO LIRA" w:date="2020-05-18T19:11:00Z">
        <w:r w:rsidRPr="00ED1D88" w:rsidDel="00D71C4E">
          <w:rPr>
            <w:rFonts w:eastAsia="Arial"/>
            <w:color w:val="000000" w:themeColor="text1"/>
          </w:rPr>
          <w:delText>Édipo Yuri Ribeiro da Silva</w:delText>
        </w:r>
      </w:del>
    </w:p>
    <w:p w14:paraId="32B05DD3" w14:textId="31D26DE7" w:rsidR="009C74A6" w:rsidRPr="00ED1D88" w:rsidDel="00D71C4E" w:rsidRDefault="7C434651" w:rsidP="7C434651">
      <w:pPr>
        <w:keepNext/>
        <w:keepLines/>
        <w:jc w:val="center"/>
        <w:rPr>
          <w:del w:id="24" w:author="LEONARDO LIRA" w:date="2020-05-18T19:11:00Z"/>
          <w:rFonts w:eastAsia="Arial"/>
          <w:color w:val="000000" w:themeColor="text1"/>
        </w:rPr>
      </w:pPr>
      <w:del w:id="25" w:author="LEONARDO LIRA" w:date="2020-05-18T19:11:00Z">
        <w:r w:rsidRPr="00ED1D88" w:rsidDel="00D71C4E">
          <w:rPr>
            <w:rFonts w:eastAsia="Arial"/>
            <w:color w:val="000000" w:themeColor="text1"/>
          </w:rPr>
          <w:delText>Henrique Ribeiro Nassi</w:delText>
        </w:r>
      </w:del>
    </w:p>
    <w:p w14:paraId="330C47A3" w14:textId="510DC7CE" w:rsidR="009C74A6" w:rsidRPr="00ED1D88" w:rsidDel="00D71C4E" w:rsidRDefault="7C434651" w:rsidP="7C434651">
      <w:pPr>
        <w:keepNext/>
        <w:keepLines/>
        <w:jc w:val="center"/>
        <w:rPr>
          <w:del w:id="26" w:author="LEONARDO LIRA" w:date="2020-05-18T19:11:00Z"/>
          <w:rFonts w:eastAsia="Arial"/>
          <w:color w:val="000000" w:themeColor="text1"/>
        </w:rPr>
      </w:pPr>
      <w:del w:id="27" w:author="LEONARDO LIRA" w:date="2020-05-18T19:11:00Z">
        <w:r w:rsidRPr="00ED1D88" w:rsidDel="00D71C4E">
          <w:rPr>
            <w:rFonts w:eastAsia="Arial"/>
            <w:color w:val="000000" w:themeColor="text1"/>
          </w:rPr>
          <w:delText>Heric Felipe de Freitas</w:delText>
        </w:r>
      </w:del>
    </w:p>
    <w:p w14:paraId="792505D6" w14:textId="41EC404F" w:rsidR="009C74A6" w:rsidRPr="00ED1D88" w:rsidDel="00D71C4E" w:rsidRDefault="7C434651" w:rsidP="7C434651">
      <w:pPr>
        <w:keepNext/>
        <w:keepLines/>
        <w:jc w:val="center"/>
        <w:rPr>
          <w:del w:id="28" w:author="LEONARDO LIRA" w:date="2020-05-18T19:11:00Z"/>
          <w:rFonts w:eastAsia="Arial"/>
          <w:color w:val="000000" w:themeColor="text1"/>
        </w:rPr>
      </w:pPr>
      <w:del w:id="29" w:author="LEONARDO LIRA" w:date="2020-05-18T19:11:00Z">
        <w:r w:rsidRPr="00ED1D88" w:rsidDel="00D71C4E">
          <w:rPr>
            <w:rFonts w:eastAsia="Arial"/>
            <w:color w:val="000000" w:themeColor="text1"/>
          </w:rPr>
          <w:delText>Matheus Estolano Pereira</w:delText>
        </w:r>
      </w:del>
    </w:p>
    <w:p w14:paraId="3E95969E" w14:textId="77777777" w:rsidR="00DC5B54" w:rsidRPr="00ED1D88" w:rsidRDefault="00DC5B54" w:rsidP="7C434651">
      <w:pPr>
        <w:keepNext/>
        <w:keepLines/>
        <w:rPr>
          <w:rFonts w:eastAsia="Arial"/>
          <w:color w:val="000000" w:themeColor="text1"/>
        </w:rPr>
      </w:pPr>
    </w:p>
    <w:p w14:paraId="0BC00970" w14:textId="77777777" w:rsidR="00D02FA8" w:rsidRPr="00ED1D88" w:rsidRDefault="00D02FA8" w:rsidP="7C434651">
      <w:pPr>
        <w:keepNext/>
        <w:keepLines/>
        <w:rPr>
          <w:rFonts w:eastAsia="Arial"/>
          <w:b/>
          <w:bCs/>
          <w:color w:val="000000" w:themeColor="text1"/>
          <w:sz w:val="28"/>
          <w:szCs w:val="28"/>
        </w:rPr>
      </w:pPr>
      <w:r w:rsidRPr="00AD3197">
        <w:br/>
      </w:r>
    </w:p>
    <w:p w14:paraId="70E62B50" w14:textId="46442138" w:rsidR="006C7D33" w:rsidRPr="00ED1D88" w:rsidRDefault="7C434651" w:rsidP="7C434651">
      <w:pPr>
        <w:keepNext/>
        <w:keepLines/>
        <w:jc w:val="center"/>
        <w:rPr>
          <w:rFonts w:eastAsia="Arial"/>
          <w:b/>
          <w:bCs/>
          <w:color w:val="000000" w:themeColor="text1"/>
          <w:sz w:val="28"/>
          <w:szCs w:val="28"/>
        </w:rPr>
      </w:pPr>
      <w:del w:id="30" w:author="LEONARDO LIRA" w:date="2020-05-18T19:10:00Z">
        <w:r w:rsidRPr="00ED1D88" w:rsidDel="00D71C4E">
          <w:rPr>
            <w:rFonts w:eastAsia="Arial"/>
            <w:b/>
            <w:bCs/>
            <w:color w:val="000000" w:themeColor="text1"/>
            <w:sz w:val="28"/>
            <w:szCs w:val="28"/>
          </w:rPr>
          <w:delText>ANTHILL CONQUER</w:delText>
        </w:r>
      </w:del>
      <w:ins w:id="31" w:author="LEONARDO LIRA" w:date="2020-05-18T19:10:00Z">
        <w:r w:rsidR="00D71C4E">
          <w:rPr>
            <w:rFonts w:eastAsia="Arial"/>
            <w:b/>
            <w:bCs/>
            <w:color w:val="000000" w:themeColor="text1"/>
            <w:sz w:val="28"/>
            <w:szCs w:val="28"/>
          </w:rPr>
          <w:t xml:space="preserve">Magic </w:t>
        </w:r>
        <w:proofErr w:type="spellStart"/>
        <w:r w:rsidR="00D71C4E">
          <w:rPr>
            <w:rFonts w:eastAsia="Arial"/>
            <w:b/>
            <w:bCs/>
            <w:color w:val="000000" w:themeColor="text1"/>
            <w:sz w:val="28"/>
            <w:szCs w:val="28"/>
          </w:rPr>
          <w:t>Realm</w:t>
        </w:r>
      </w:ins>
      <w:proofErr w:type="spellEnd"/>
    </w:p>
    <w:p w14:paraId="7AFD8925" w14:textId="77777777" w:rsidR="00DC5B54" w:rsidRPr="00ED1D88" w:rsidRDefault="00DC5B54" w:rsidP="7C434651">
      <w:pPr>
        <w:keepNext/>
        <w:keepLines/>
        <w:rPr>
          <w:rFonts w:eastAsia="Arial"/>
          <w:color w:val="000000" w:themeColor="text1"/>
        </w:rPr>
      </w:pPr>
    </w:p>
    <w:p w14:paraId="6B833D29" w14:textId="77777777" w:rsidR="00DC5B54" w:rsidRPr="00ED1D88" w:rsidRDefault="00DC5B54" w:rsidP="7C434651">
      <w:pPr>
        <w:keepNext/>
        <w:keepLines/>
        <w:rPr>
          <w:rFonts w:eastAsia="Arial"/>
          <w:color w:val="000000" w:themeColor="text1"/>
        </w:rPr>
      </w:pPr>
    </w:p>
    <w:p w14:paraId="24CE3D51" w14:textId="77777777" w:rsidR="00DC5B54" w:rsidRPr="00ED1D88" w:rsidRDefault="00DC5B54" w:rsidP="7C434651">
      <w:pPr>
        <w:keepNext/>
        <w:keepLines/>
        <w:spacing w:line="240" w:lineRule="auto"/>
        <w:ind w:left="3969"/>
        <w:rPr>
          <w:rFonts w:eastAsia="Arial"/>
          <w:color w:val="000000" w:themeColor="text1"/>
        </w:rPr>
      </w:pPr>
    </w:p>
    <w:p w14:paraId="171303CD" w14:textId="77777777" w:rsidR="00D02FA8" w:rsidRPr="00ED1D88" w:rsidRDefault="7C434651" w:rsidP="7C434651">
      <w:pPr>
        <w:rPr>
          <w:rFonts w:eastAsia="Arial"/>
          <w:b/>
          <w:bCs/>
          <w:color w:val="000000" w:themeColor="text1"/>
        </w:rPr>
      </w:pPr>
      <w:r w:rsidRPr="00ED1D88">
        <w:rPr>
          <w:rFonts w:eastAsia="Arial"/>
          <w:b/>
          <w:bCs/>
          <w:color w:val="000000" w:themeColor="text1"/>
        </w:rPr>
        <w:t xml:space="preserve">Relatório técnico desenvolvido em cumprimento à exigência curricular do Curso Superior de Tecnologia em Jogos Digitais sob a orientação do </w:t>
      </w:r>
      <w:proofErr w:type="spellStart"/>
      <w:r w:rsidRPr="00ED1D88">
        <w:rPr>
          <w:rFonts w:eastAsia="Arial"/>
          <w:b/>
          <w:bCs/>
          <w:color w:val="000000" w:themeColor="text1"/>
        </w:rPr>
        <w:t>Prof</w:t>
      </w:r>
      <w:proofErr w:type="spellEnd"/>
      <w:r w:rsidRPr="00ED1D88">
        <w:rPr>
          <w:rFonts w:eastAsia="Arial"/>
          <w:b/>
          <w:bCs/>
          <w:color w:val="000000" w:themeColor="text1"/>
        </w:rPr>
        <w:t xml:space="preserve"> (a). (</w:t>
      </w:r>
      <w:proofErr w:type="spellStart"/>
      <w:r w:rsidRPr="00ED1D88">
        <w:rPr>
          <w:rFonts w:eastAsia="Arial"/>
          <w:b/>
          <w:bCs/>
          <w:color w:val="000000" w:themeColor="text1"/>
        </w:rPr>
        <w:t>Esp</w:t>
      </w:r>
      <w:proofErr w:type="spellEnd"/>
      <w:r w:rsidRPr="00ED1D88">
        <w:rPr>
          <w:rFonts w:eastAsia="Arial"/>
          <w:b/>
          <w:bCs/>
          <w:color w:val="000000" w:themeColor="text1"/>
        </w:rPr>
        <w:t>/Me/</w:t>
      </w:r>
      <w:proofErr w:type="spellStart"/>
      <w:r w:rsidRPr="00ED1D88">
        <w:rPr>
          <w:rFonts w:eastAsia="Arial"/>
          <w:b/>
          <w:bCs/>
          <w:color w:val="000000" w:themeColor="text1"/>
        </w:rPr>
        <w:t>Dr</w:t>
      </w:r>
      <w:proofErr w:type="spellEnd"/>
      <w:r w:rsidRPr="00ED1D88">
        <w:rPr>
          <w:rFonts w:eastAsia="Arial"/>
          <w:b/>
          <w:bCs/>
          <w:color w:val="000000" w:themeColor="text1"/>
        </w:rPr>
        <w:t>) Nome Completo do Orientador.</w:t>
      </w:r>
    </w:p>
    <w:p w14:paraId="4F858BDD" w14:textId="77777777" w:rsidR="00D02FA8" w:rsidRPr="00ED1D88" w:rsidRDefault="00D02FA8" w:rsidP="7C434651">
      <w:pPr>
        <w:rPr>
          <w:rFonts w:eastAsia="Arial"/>
          <w:b/>
          <w:bCs/>
          <w:color w:val="000000" w:themeColor="text1"/>
        </w:rPr>
      </w:pPr>
    </w:p>
    <w:p w14:paraId="5153868F" w14:textId="77777777" w:rsidR="00D02FA8" w:rsidRPr="00ED1D88" w:rsidRDefault="00D02FA8" w:rsidP="7C434651">
      <w:pPr>
        <w:rPr>
          <w:rFonts w:eastAsia="Arial"/>
          <w:b/>
          <w:bCs/>
          <w:color w:val="000000" w:themeColor="text1"/>
        </w:rPr>
      </w:pPr>
    </w:p>
    <w:p w14:paraId="0C5DFDA9" w14:textId="77777777" w:rsidR="00D02FA8" w:rsidRPr="00ED1D88" w:rsidRDefault="00D02FA8" w:rsidP="7C434651">
      <w:pPr>
        <w:rPr>
          <w:rFonts w:eastAsia="Arial"/>
          <w:b/>
          <w:bCs/>
          <w:color w:val="000000" w:themeColor="text1"/>
        </w:rPr>
      </w:pPr>
    </w:p>
    <w:p w14:paraId="0CD8EA7B" w14:textId="3A13135D" w:rsidR="00D02FA8" w:rsidRPr="00ED1D88" w:rsidRDefault="00D02FA8" w:rsidP="7C434651">
      <w:pPr>
        <w:rPr>
          <w:rFonts w:eastAsia="Arial"/>
          <w:b/>
          <w:bCs/>
          <w:color w:val="000000" w:themeColor="text1"/>
        </w:rPr>
      </w:pPr>
    </w:p>
    <w:p w14:paraId="08DAB593" w14:textId="77777777" w:rsidR="006C7D33" w:rsidRPr="00ED1D88" w:rsidRDefault="006C7D33" w:rsidP="7C434651">
      <w:pPr>
        <w:rPr>
          <w:rFonts w:eastAsia="Arial"/>
          <w:b/>
          <w:bCs/>
          <w:color w:val="000000" w:themeColor="text1"/>
        </w:rPr>
      </w:pPr>
    </w:p>
    <w:p w14:paraId="78A818FE" w14:textId="77777777" w:rsidR="00D02FA8" w:rsidRPr="00ED1D88" w:rsidRDefault="00D02FA8" w:rsidP="7C434651">
      <w:pPr>
        <w:rPr>
          <w:rFonts w:eastAsia="Arial"/>
          <w:b/>
          <w:bCs/>
          <w:color w:val="000000" w:themeColor="text1"/>
        </w:rPr>
      </w:pPr>
    </w:p>
    <w:p w14:paraId="63D3BDD6" w14:textId="77777777" w:rsidR="00D02FA8" w:rsidRPr="00ED1D88" w:rsidRDefault="7C434651" w:rsidP="7C434651">
      <w:pPr>
        <w:jc w:val="center"/>
        <w:rPr>
          <w:rFonts w:eastAsia="Arial"/>
          <w:b/>
          <w:bCs/>
          <w:color w:val="000000" w:themeColor="text1"/>
        </w:rPr>
      </w:pPr>
      <w:r w:rsidRPr="00ED1D88">
        <w:rPr>
          <w:rFonts w:eastAsia="Arial"/>
          <w:b/>
          <w:bCs/>
          <w:color w:val="000000" w:themeColor="text1"/>
        </w:rPr>
        <w:t>Americana, SP</w:t>
      </w:r>
    </w:p>
    <w:p w14:paraId="4D26946E" w14:textId="207FD6FA" w:rsidR="00DC5B54" w:rsidRPr="00D71C4E" w:rsidRDefault="7C434651" w:rsidP="7C434651">
      <w:pPr>
        <w:jc w:val="center"/>
        <w:rPr>
          <w:rFonts w:eastAsia="Arial"/>
          <w:b/>
          <w:bCs/>
          <w:color w:val="000000" w:themeColor="text1"/>
          <w:u w:val="single"/>
          <w:rPrChange w:id="32" w:author="LEONARDO LIRA" w:date="2020-05-18T19:10:00Z">
            <w:rPr>
              <w:rFonts w:eastAsia="Arial"/>
              <w:b/>
              <w:bCs/>
              <w:color w:val="000000" w:themeColor="text1"/>
            </w:rPr>
          </w:rPrChange>
        </w:rPr>
      </w:pPr>
      <w:del w:id="33" w:author="LEONARDO LIRA" w:date="2020-05-18T19:10:00Z">
        <w:r w:rsidRPr="00ED1D88" w:rsidDel="00D71C4E">
          <w:rPr>
            <w:rFonts w:eastAsia="Arial"/>
            <w:b/>
            <w:bCs/>
            <w:color w:val="000000" w:themeColor="text1"/>
          </w:rPr>
          <w:delText>201</w:delText>
        </w:r>
        <w:r w:rsidR="0028295F" w:rsidRPr="00ED1D88" w:rsidDel="00D71C4E">
          <w:rPr>
            <w:rFonts w:eastAsia="Arial"/>
            <w:b/>
            <w:bCs/>
            <w:color w:val="000000" w:themeColor="text1"/>
          </w:rPr>
          <w:delText>9</w:delText>
        </w:r>
      </w:del>
      <w:ins w:id="34" w:author="LEONARDO LIRA" w:date="2020-05-18T19:10:00Z">
        <w:r w:rsidR="00D71C4E">
          <w:rPr>
            <w:rFonts w:eastAsia="Arial"/>
            <w:b/>
            <w:bCs/>
            <w:color w:val="000000" w:themeColor="text1"/>
          </w:rPr>
          <w:t>2020</w:t>
        </w:r>
      </w:ins>
    </w:p>
    <w:p w14:paraId="5353F889" w14:textId="7515A0A9" w:rsidR="001E620A" w:rsidRPr="00ED1D88" w:rsidRDefault="001E620A" w:rsidP="7C434651">
      <w:pPr>
        <w:rPr>
          <w:rFonts w:eastAsia="Arial"/>
          <w:color w:val="000000" w:themeColor="text1"/>
        </w:rPr>
      </w:pPr>
    </w:p>
    <w:p w14:paraId="57727483" w14:textId="77777777" w:rsidR="001E620A" w:rsidRPr="00ED1D88" w:rsidRDefault="001E620A" w:rsidP="7C434651">
      <w:pPr>
        <w:keepNext/>
        <w:keepLines/>
        <w:rPr>
          <w:rFonts w:eastAsia="Arial"/>
          <w:color w:val="000000" w:themeColor="text1"/>
        </w:rPr>
      </w:pPr>
    </w:p>
    <w:p w14:paraId="3B88845B" w14:textId="77777777" w:rsidR="00D71C4E" w:rsidRPr="00ED1D88" w:rsidRDefault="00D71C4E" w:rsidP="00D71C4E">
      <w:pPr>
        <w:keepNext/>
        <w:keepLines/>
        <w:jc w:val="center"/>
        <w:rPr>
          <w:ins w:id="35" w:author="LEONARDO LIRA" w:date="2020-05-18T19:12:00Z"/>
          <w:rFonts w:eastAsia="Arial"/>
          <w:color w:val="000000" w:themeColor="text1"/>
        </w:rPr>
      </w:pPr>
      <w:ins w:id="36" w:author="LEONARDO LIRA" w:date="2020-05-18T19:12:00Z">
        <w:r>
          <w:rPr>
            <w:rFonts w:eastAsia="Arial"/>
            <w:color w:val="000000" w:themeColor="text1"/>
          </w:rPr>
          <w:t>Gabriel Diniz Cassimiro de Oliveira</w:t>
        </w:r>
      </w:ins>
    </w:p>
    <w:p w14:paraId="7F4A71F1" w14:textId="6602376A" w:rsidR="00D71C4E" w:rsidRDefault="00D71C4E" w:rsidP="00D71C4E">
      <w:pPr>
        <w:keepNext/>
        <w:keepLines/>
        <w:jc w:val="center"/>
        <w:rPr>
          <w:ins w:id="37" w:author="LEONARDO LIRA" w:date="2020-05-18T19:12:00Z"/>
          <w:rFonts w:eastAsia="Arial"/>
          <w:color w:val="000000" w:themeColor="text1"/>
        </w:rPr>
      </w:pPr>
      <w:ins w:id="38" w:author="LEONARDO LIRA" w:date="2020-05-18T19:12:00Z">
        <w:r>
          <w:rPr>
            <w:rFonts w:eastAsia="Arial"/>
            <w:color w:val="000000" w:themeColor="text1"/>
          </w:rPr>
          <w:t>Leonardo Dantas Gomes de Lira</w:t>
        </w:r>
      </w:ins>
    </w:p>
    <w:p w14:paraId="7E14C9ED" w14:textId="77777777" w:rsidR="00D71C4E" w:rsidRPr="00ED1D88" w:rsidRDefault="00D71C4E" w:rsidP="00D71C4E">
      <w:pPr>
        <w:keepNext/>
        <w:keepLines/>
        <w:jc w:val="center"/>
        <w:rPr>
          <w:ins w:id="39" w:author="LEONARDO LIRA" w:date="2020-05-18T19:12:00Z"/>
          <w:rFonts w:eastAsia="Arial"/>
          <w:color w:val="000000" w:themeColor="text1"/>
        </w:rPr>
      </w:pPr>
    </w:p>
    <w:p w14:paraId="4A287424" w14:textId="37D551C2" w:rsidR="00EC4B12" w:rsidRPr="00ED1D88" w:rsidDel="00D71C4E" w:rsidRDefault="00EC4B12" w:rsidP="00EC4B12">
      <w:pPr>
        <w:keepNext/>
        <w:keepLines/>
        <w:jc w:val="center"/>
        <w:rPr>
          <w:del w:id="40" w:author="LEONARDO LIRA" w:date="2020-05-18T19:12:00Z"/>
          <w:rFonts w:eastAsia="Arial"/>
          <w:color w:val="000000" w:themeColor="text1"/>
        </w:rPr>
      </w:pPr>
      <w:del w:id="41" w:author="LEONARDO LIRA" w:date="2020-05-18T19:12:00Z">
        <w:r w:rsidRPr="00ED1D88" w:rsidDel="00D71C4E">
          <w:rPr>
            <w:rFonts w:eastAsia="Arial"/>
            <w:color w:val="000000" w:themeColor="text1"/>
          </w:rPr>
          <w:delText>Édipo Yuri Ribeiro da Silva</w:delText>
        </w:r>
      </w:del>
    </w:p>
    <w:p w14:paraId="59E0A3C3" w14:textId="7160CFBB" w:rsidR="009C74A6" w:rsidRPr="00ED1D88" w:rsidDel="00D71C4E" w:rsidRDefault="7C434651" w:rsidP="7C434651">
      <w:pPr>
        <w:keepNext/>
        <w:keepLines/>
        <w:jc w:val="center"/>
        <w:rPr>
          <w:del w:id="42" w:author="LEONARDO LIRA" w:date="2020-05-18T19:12:00Z"/>
          <w:rFonts w:eastAsia="Arial"/>
          <w:color w:val="000000" w:themeColor="text1"/>
        </w:rPr>
      </w:pPr>
      <w:del w:id="43" w:author="LEONARDO LIRA" w:date="2020-05-18T19:12:00Z">
        <w:r w:rsidRPr="00ED1D88" w:rsidDel="00D71C4E">
          <w:rPr>
            <w:rFonts w:eastAsia="Arial"/>
            <w:color w:val="000000" w:themeColor="text1"/>
          </w:rPr>
          <w:delText>Henrique Ribeiro Nassi</w:delText>
        </w:r>
      </w:del>
    </w:p>
    <w:p w14:paraId="19F754B2" w14:textId="7A601753" w:rsidR="009C74A6" w:rsidRPr="00ED1D88" w:rsidDel="00D71C4E" w:rsidRDefault="7C434651" w:rsidP="7C434651">
      <w:pPr>
        <w:keepNext/>
        <w:keepLines/>
        <w:jc w:val="center"/>
        <w:rPr>
          <w:del w:id="44" w:author="LEONARDO LIRA" w:date="2020-05-18T19:12:00Z"/>
          <w:rFonts w:eastAsia="Arial"/>
          <w:color w:val="000000" w:themeColor="text1"/>
        </w:rPr>
      </w:pPr>
      <w:del w:id="45" w:author="LEONARDO LIRA" w:date="2020-05-18T19:12:00Z">
        <w:r w:rsidRPr="00ED1D88" w:rsidDel="00D71C4E">
          <w:rPr>
            <w:rFonts w:eastAsia="Arial"/>
            <w:color w:val="000000" w:themeColor="text1"/>
          </w:rPr>
          <w:delText>Heric Felipe de Freitas</w:delText>
        </w:r>
      </w:del>
    </w:p>
    <w:p w14:paraId="4078F6DF" w14:textId="67B8E726" w:rsidR="009C74A6" w:rsidRPr="00ED1D88" w:rsidDel="00D71C4E" w:rsidRDefault="7C434651" w:rsidP="7C434651">
      <w:pPr>
        <w:keepNext/>
        <w:keepLines/>
        <w:jc w:val="center"/>
        <w:rPr>
          <w:del w:id="46" w:author="LEONARDO LIRA" w:date="2020-05-18T19:12:00Z"/>
          <w:rFonts w:eastAsia="Arial"/>
          <w:color w:val="000000" w:themeColor="text1"/>
        </w:rPr>
      </w:pPr>
      <w:del w:id="47" w:author="LEONARDO LIRA" w:date="2020-05-18T19:12:00Z">
        <w:r w:rsidRPr="00ED1D88" w:rsidDel="00D71C4E">
          <w:rPr>
            <w:rFonts w:eastAsia="Arial"/>
            <w:color w:val="000000" w:themeColor="text1"/>
          </w:rPr>
          <w:delText>Matheus Estolano Pereira</w:delText>
        </w:r>
      </w:del>
    </w:p>
    <w:p w14:paraId="6C8354C9" w14:textId="77777777" w:rsidR="00DC5B54" w:rsidRPr="00ED1D88" w:rsidRDefault="00DC5B54" w:rsidP="7C434651">
      <w:pPr>
        <w:keepNext/>
        <w:keepLines/>
        <w:rPr>
          <w:rFonts w:eastAsia="Arial"/>
          <w:color w:val="000000" w:themeColor="text1"/>
        </w:rPr>
      </w:pPr>
    </w:p>
    <w:p w14:paraId="05589E21" w14:textId="77777777" w:rsidR="00DC5B54" w:rsidRPr="00ED1D88" w:rsidRDefault="00DC5B54" w:rsidP="7C434651">
      <w:pPr>
        <w:keepNext/>
        <w:keepLines/>
        <w:rPr>
          <w:rFonts w:eastAsia="Arial"/>
          <w:color w:val="000000" w:themeColor="text1"/>
        </w:rPr>
      </w:pPr>
    </w:p>
    <w:p w14:paraId="33B71C40" w14:textId="12286956" w:rsidR="00DC5B54" w:rsidRPr="00D71C4E" w:rsidRDefault="7C434651" w:rsidP="7C434651">
      <w:pPr>
        <w:keepNext/>
        <w:keepLines/>
        <w:jc w:val="center"/>
        <w:rPr>
          <w:rFonts w:eastAsia="Arial"/>
          <w:b/>
          <w:bCs/>
          <w:color w:val="000000" w:themeColor="text1"/>
          <w:sz w:val="28"/>
          <w:szCs w:val="28"/>
          <w:u w:val="single"/>
          <w:rPrChange w:id="48" w:author="LEONARDO LIRA" w:date="2020-05-18T19:12:00Z">
            <w:rPr>
              <w:rFonts w:eastAsia="Arial"/>
              <w:b/>
              <w:bCs/>
              <w:color w:val="000000" w:themeColor="text1"/>
              <w:sz w:val="28"/>
              <w:szCs w:val="28"/>
            </w:rPr>
          </w:rPrChange>
        </w:rPr>
      </w:pPr>
      <w:del w:id="49" w:author="LEONARDO LIRA" w:date="2020-05-18T19:12:00Z">
        <w:r w:rsidRPr="00ED1D88" w:rsidDel="00D71C4E">
          <w:rPr>
            <w:rFonts w:eastAsia="Arial"/>
            <w:b/>
            <w:bCs/>
            <w:color w:val="000000" w:themeColor="text1"/>
            <w:sz w:val="28"/>
            <w:szCs w:val="28"/>
          </w:rPr>
          <w:delText>ANTHILL CONQUER</w:delText>
        </w:r>
      </w:del>
      <w:ins w:id="50" w:author="LEONARDO LIRA" w:date="2020-05-18T19:12:00Z">
        <w:r w:rsidR="00D71C4E">
          <w:rPr>
            <w:rFonts w:eastAsia="Arial"/>
            <w:b/>
            <w:bCs/>
            <w:color w:val="000000" w:themeColor="text1"/>
            <w:sz w:val="28"/>
            <w:szCs w:val="28"/>
          </w:rPr>
          <w:t xml:space="preserve">Magic </w:t>
        </w:r>
        <w:proofErr w:type="spellStart"/>
        <w:r w:rsidR="00D71C4E">
          <w:rPr>
            <w:rFonts w:eastAsia="Arial"/>
            <w:b/>
            <w:bCs/>
            <w:color w:val="000000" w:themeColor="text1"/>
            <w:sz w:val="28"/>
            <w:szCs w:val="28"/>
          </w:rPr>
          <w:t>Realm</w:t>
        </w:r>
      </w:ins>
      <w:proofErr w:type="spellEnd"/>
    </w:p>
    <w:p w14:paraId="72690FD0" w14:textId="77777777" w:rsidR="001E620A" w:rsidRPr="00ED1D88" w:rsidRDefault="001E620A" w:rsidP="7C434651">
      <w:pPr>
        <w:keepNext/>
        <w:keepLines/>
        <w:rPr>
          <w:rFonts w:eastAsia="Arial"/>
          <w:color w:val="000000" w:themeColor="text1"/>
        </w:rPr>
      </w:pPr>
    </w:p>
    <w:p w14:paraId="43909A58" w14:textId="77777777" w:rsidR="006C4D74" w:rsidRPr="00ED1D88" w:rsidRDefault="006C4D74" w:rsidP="7C434651">
      <w:pPr>
        <w:keepNext/>
        <w:keepLines/>
        <w:jc w:val="center"/>
        <w:rPr>
          <w:rFonts w:eastAsia="Arial"/>
          <w:color w:val="000000" w:themeColor="text1"/>
        </w:rPr>
      </w:pPr>
    </w:p>
    <w:p w14:paraId="1D7DFE82" w14:textId="77777777" w:rsidR="00DC5B54" w:rsidRPr="00ED1D88" w:rsidRDefault="7C434651" w:rsidP="7C434651">
      <w:pPr>
        <w:keepNext/>
        <w:keepLines/>
        <w:spacing w:line="240" w:lineRule="auto"/>
        <w:ind w:left="3969"/>
        <w:rPr>
          <w:rFonts w:eastAsia="Arial"/>
          <w:color w:val="000000" w:themeColor="text1"/>
        </w:rPr>
      </w:pPr>
      <w:r w:rsidRPr="00ED1D88">
        <w:rPr>
          <w:rFonts w:eastAsia="Arial"/>
          <w:color w:val="000000" w:themeColor="text1"/>
        </w:rPr>
        <w:t>Relatório técnico apresentado como exigência parcial para obtenção do título de Tecnólogo em Jogos Digitais pelo CEETEPS/Faculdade de Tecnologia – FATEC/ Americana.</w:t>
      </w:r>
    </w:p>
    <w:p w14:paraId="05998138" w14:textId="77777777" w:rsidR="00C405A7" w:rsidRPr="00ED1D88" w:rsidRDefault="00C405A7" w:rsidP="7C434651">
      <w:pPr>
        <w:keepNext/>
        <w:keepLines/>
        <w:spacing w:line="240" w:lineRule="auto"/>
        <w:ind w:left="4253"/>
        <w:rPr>
          <w:rFonts w:eastAsia="Arial"/>
          <w:color w:val="000000" w:themeColor="text1"/>
        </w:rPr>
      </w:pPr>
    </w:p>
    <w:p w14:paraId="6CFEF976" w14:textId="77777777" w:rsidR="00DC5B54" w:rsidRPr="00ED1D88" w:rsidRDefault="00DC5B54" w:rsidP="7C434651">
      <w:pPr>
        <w:keepNext/>
        <w:keepLines/>
        <w:spacing w:line="240" w:lineRule="auto"/>
        <w:ind w:left="4253"/>
        <w:rPr>
          <w:rFonts w:eastAsia="Arial"/>
          <w:color w:val="000000" w:themeColor="text1"/>
        </w:rPr>
      </w:pPr>
    </w:p>
    <w:p w14:paraId="0CB525F2" w14:textId="77777777" w:rsidR="00DC5B54" w:rsidRPr="00ED1D88" w:rsidRDefault="00DC5B54" w:rsidP="7C434651">
      <w:pPr>
        <w:keepNext/>
        <w:keepLines/>
        <w:spacing w:line="240" w:lineRule="auto"/>
        <w:ind w:left="4253"/>
        <w:rPr>
          <w:rFonts w:eastAsia="Arial"/>
          <w:color w:val="000000" w:themeColor="text1"/>
        </w:rPr>
      </w:pPr>
    </w:p>
    <w:p w14:paraId="1C7D74FB" w14:textId="77777777" w:rsidR="00AA78D2" w:rsidRPr="00ED1D88" w:rsidRDefault="7C434651" w:rsidP="7C434651">
      <w:pPr>
        <w:keepNext/>
        <w:keepLines/>
        <w:spacing w:line="240" w:lineRule="auto"/>
        <w:ind w:left="4253"/>
        <w:rPr>
          <w:rFonts w:eastAsia="Arial"/>
          <w:color w:val="000000" w:themeColor="text1"/>
        </w:rPr>
      </w:pPr>
      <w:r w:rsidRPr="00ED1D88">
        <w:rPr>
          <w:rFonts w:eastAsia="Arial"/>
          <w:color w:val="000000" w:themeColor="text1"/>
        </w:rPr>
        <w:t xml:space="preserve"> </w:t>
      </w:r>
    </w:p>
    <w:p w14:paraId="13FD8047" w14:textId="77777777" w:rsidR="006C4D74" w:rsidRPr="00ED1D88" w:rsidRDefault="006C4D74" w:rsidP="7C434651">
      <w:pPr>
        <w:keepNext/>
        <w:keepLines/>
        <w:spacing w:line="240" w:lineRule="auto"/>
        <w:jc w:val="center"/>
        <w:rPr>
          <w:rFonts w:eastAsia="Arial"/>
          <w:color w:val="000000" w:themeColor="text1"/>
        </w:rPr>
      </w:pPr>
    </w:p>
    <w:p w14:paraId="7F2ED504" w14:textId="77777777" w:rsidR="006C4D74" w:rsidRPr="00ED1D88" w:rsidRDefault="006C4D74" w:rsidP="7C434651">
      <w:pPr>
        <w:keepNext/>
        <w:keepLines/>
        <w:spacing w:line="240" w:lineRule="auto"/>
        <w:rPr>
          <w:rFonts w:eastAsia="Arial"/>
          <w:color w:val="000000" w:themeColor="text1"/>
        </w:rPr>
      </w:pPr>
    </w:p>
    <w:p w14:paraId="42AF079E" w14:textId="27236307" w:rsidR="006C4D74" w:rsidRPr="00ED1D88" w:rsidRDefault="7C434651" w:rsidP="7C434651">
      <w:pPr>
        <w:keepNext/>
        <w:keepLines/>
        <w:spacing w:line="240" w:lineRule="auto"/>
        <w:rPr>
          <w:rFonts w:eastAsia="Arial"/>
          <w:color w:val="000000" w:themeColor="text1"/>
        </w:rPr>
      </w:pPr>
      <w:proofErr w:type="gramStart"/>
      <w:r w:rsidRPr="00ED1D88">
        <w:rPr>
          <w:rFonts w:eastAsia="Arial"/>
          <w:color w:val="000000" w:themeColor="text1"/>
        </w:rPr>
        <w:t xml:space="preserve">Americana, </w:t>
      </w:r>
      <w:r w:rsidR="0007305E">
        <w:rPr>
          <w:rFonts w:eastAsia="Arial"/>
          <w:color w:val="000000" w:themeColor="text1"/>
        </w:rPr>
        <w:t xml:space="preserve">  </w:t>
      </w:r>
      <w:proofErr w:type="gramEnd"/>
      <w:r w:rsidR="0007305E">
        <w:rPr>
          <w:rFonts w:eastAsia="Arial"/>
          <w:color w:val="000000" w:themeColor="text1"/>
        </w:rPr>
        <w:t xml:space="preserve">    </w:t>
      </w:r>
      <w:r w:rsidRPr="00ED1D88">
        <w:rPr>
          <w:rFonts w:eastAsia="Arial"/>
          <w:color w:val="000000" w:themeColor="text1"/>
        </w:rPr>
        <w:t xml:space="preserve"> de </w:t>
      </w:r>
      <w:r w:rsidR="0007305E">
        <w:rPr>
          <w:rFonts w:eastAsia="Arial"/>
          <w:color w:val="000000" w:themeColor="text1"/>
        </w:rPr>
        <w:t xml:space="preserve">                          </w:t>
      </w:r>
      <w:proofErr w:type="spellStart"/>
      <w:r w:rsidRPr="00ED1D88">
        <w:rPr>
          <w:rFonts w:eastAsia="Arial"/>
          <w:color w:val="000000" w:themeColor="text1"/>
        </w:rPr>
        <w:t>de</w:t>
      </w:r>
      <w:proofErr w:type="spellEnd"/>
      <w:r w:rsidRPr="00ED1D88">
        <w:rPr>
          <w:rFonts w:eastAsia="Arial"/>
          <w:color w:val="000000" w:themeColor="text1"/>
        </w:rPr>
        <w:t xml:space="preserve"> 20</w:t>
      </w:r>
      <w:ins w:id="51" w:author="LEONARDO LIRA" w:date="2020-05-18T19:12:00Z">
        <w:r w:rsidR="00D71C4E">
          <w:rPr>
            <w:rFonts w:eastAsia="Arial"/>
            <w:color w:val="000000" w:themeColor="text1"/>
          </w:rPr>
          <w:t>20</w:t>
        </w:r>
      </w:ins>
      <w:del w:id="52" w:author="LEONARDO LIRA" w:date="2020-05-18T19:12:00Z">
        <w:r w:rsidRPr="00ED1D88" w:rsidDel="00D71C4E">
          <w:rPr>
            <w:rFonts w:eastAsia="Arial"/>
            <w:color w:val="000000" w:themeColor="text1"/>
          </w:rPr>
          <w:delText>1</w:delText>
        </w:r>
        <w:r w:rsidR="008D159B" w:rsidRPr="00ED1D88" w:rsidDel="00D71C4E">
          <w:rPr>
            <w:rFonts w:eastAsia="Arial"/>
            <w:color w:val="000000" w:themeColor="text1"/>
          </w:rPr>
          <w:delText>9</w:delText>
        </w:r>
      </w:del>
      <w:r w:rsidRPr="00ED1D88">
        <w:rPr>
          <w:rFonts w:eastAsia="Arial"/>
          <w:color w:val="000000" w:themeColor="text1"/>
        </w:rPr>
        <w:t>.</w:t>
      </w:r>
    </w:p>
    <w:p w14:paraId="4FC41A54" w14:textId="77777777" w:rsidR="006C4D74" w:rsidRPr="00ED1D88" w:rsidRDefault="006C4D74" w:rsidP="7C434651">
      <w:pPr>
        <w:keepNext/>
        <w:keepLines/>
        <w:spacing w:line="240" w:lineRule="auto"/>
        <w:rPr>
          <w:rFonts w:eastAsia="Arial"/>
          <w:color w:val="000000" w:themeColor="text1"/>
        </w:rPr>
      </w:pPr>
    </w:p>
    <w:p w14:paraId="3132F1DE" w14:textId="77777777" w:rsidR="006C4D74" w:rsidRPr="00ED1D88" w:rsidRDefault="7C434651" w:rsidP="7C434651">
      <w:pPr>
        <w:keepNext/>
        <w:keepLines/>
        <w:spacing w:line="240" w:lineRule="auto"/>
        <w:rPr>
          <w:rFonts w:eastAsia="Arial"/>
          <w:color w:val="000000" w:themeColor="text1"/>
        </w:rPr>
      </w:pPr>
      <w:r w:rsidRPr="00ED1D88">
        <w:rPr>
          <w:rFonts w:eastAsia="Arial"/>
          <w:b/>
          <w:bCs/>
          <w:color w:val="000000" w:themeColor="text1"/>
        </w:rPr>
        <w:t>Banca Examinadora:</w:t>
      </w:r>
    </w:p>
    <w:p w14:paraId="0A7593F7" w14:textId="77777777" w:rsidR="006C4D74" w:rsidRPr="00ED1D88" w:rsidRDefault="006C4D74" w:rsidP="7C434651">
      <w:pPr>
        <w:keepNext/>
        <w:keepLines/>
        <w:spacing w:line="240" w:lineRule="auto"/>
        <w:rPr>
          <w:rFonts w:eastAsia="Arial"/>
          <w:color w:val="000000" w:themeColor="text1"/>
        </w:rPr>
      </w:pPr>
    </w:p>
    <w:p w14:paraId="5BBA14B0" w14:textId="77777777" w:rsidR="00DC5B54" w:rsidRPr="00ED1D88" w:rsidRDefault="00DC5B54" w:rsidP="7C434651">
      <w:pPr>
        <w:keepNext/>
        <w:keepLines/>
        <w:spacing w:line="240" w:lineRule="auto"/>
        <w:rPr>
          <w:rFonts w:eastAsia="Arial"/>
          <w:color w:val="000000" w:themeColor="text1"/>
        </w:rPr>
      </w:pPr>
    </w:p>
    <w:p w14:paraId="0CB8995B" w14:textId="77777777" w:rsidR="00DC5B54" w:rsidRPr="00ED1D88" w:rsidRDefault="00DC5B54" w:rsidP="7C434651">
      <w:pPr>
        <w:keepNext/>
        <w:keepLines/>
        <w:spacing w:line="240" w:lineRule="auto"/>
        <w:rPr>
          <w:rFonts w:eastAsia="Arial"/>
          <w:color w:val="000000" w:themeColor="text1"/>
        </w:rPr>
      </w:pPr>
    </w:p>
    <w:p w14:paraId="20DFDD60"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15B38568"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2311B232"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 xml:space="preserve">Maior titulação </w:t>
      </w:r>
    </w:p>
    <w:p w14:paraId="78EDF753"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FATEC Americana</w:t>
      </w:r>
    </w:p>
    <w:p w14:paraId="37C8B7E2" w14:textId="77777777" w:rsidR="00DC5B54" w:rsidRPr="00ED1D88" w:rsidRDefault="00DC5B54" w:rsidP="7C434651">
      <w:pPr>
        <w:keepNext/>
        <w:keepLines/>
        <w:spacing w:line="240" w:lineRule="auto"/>
        <w:rPr>
          <w:rFonts w:eastAsia="Arial"/>
          <w:color w:val="000000" w:themeColor="text1"/>
        </w:rPr>
      </w:pPr>
    </w:p>
    <w:p w14:paraId="2A431964" w14:textId="77777777" w:rsidR="00DC5B54" w:rsidRPr="00ED1D88" w:rsidRDefault="00DC5B54" w:rsidP="7C434651">
      <w:pPr>
        <w:keepNext/>
        <w:keepLines/>
        <w:spacing w:line="240" w:lineRule="auto"/>
        <w:rPr>
          <w:rFonts w:eastAsia="Arial"/>
          <w:color w:val="000000" w:themeColor="text1"/>
        </w:rPr>
      </w:pPr>
    </w:p>
    <w:p w14:paraId="6B31E552"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74376C61"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0D45AD2B"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10FBB3"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3794DAE5" w14:textId="77777777" w:rsidR="00DC5B54" w:rsidRPr="00ED1D88" w:rsidRDefault="00DC5B54" w:rsidP="7C434651">
      <w:pPr>
        <w:keepNext/>
        <w:keepLines/>
        <w:spacing w:line="240" w:lineRule="auto"/>
        <w:rPr>
          <w:rFonts w:eastAsia="Arial"/>
          <w:color w:val="000000" w:themeColor="text1"/>
        </w:rPr>
      </w:pPr>
    </w:p>
    <w:p w14:paraId="649E4700" w14:textId="77777777" w:rsidR="00DC5B54" w:rsidRPr="00ED1D88" w:rsidRDefault="00DC5B54" w:rsidP="7C434651">
      <w:pPr>
        <w:keepNext/>
        <w:keepLines/>
        <w:spacing w:line="240" w:lineRule="auto"/>
        <w:rPr>
          <w:rFonts w:eastAsia="Arial"/>
          <w:color w:val="000000" w:themeColor="text1"/>
        </w:rPr>
      </w:pPr>
    </w:p>
    <w:p w14:paraId="2716B39A"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2CF4E44D"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49E73125"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5523BF"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6E491EEA" w14:textId="77777777" w:rsidR="00DC5B54" w:rsidRPr="00ED1D88" w:rsidRDefault="00DC5B54" w:rsidP="7C434651">
      <w:pPr>
        <w:keepNext/>
        <w:keepLines/>
        <w:spacing w:line="240" w:lineRule="auto"/>
        <w:rPr>
          <w:rFonts w:eastAsia="Arial"/>
          <w:color w:val="000000" w:themeColor="text1"/>
        </w:rPr>
      </w:pPr>
    </w:p>
    <w:p w14:paraId="0633F09F" w14:textId="77777777" w:rsidR="00741B96" w:rsidRPr="00AD3197" w:rsidRDefault="7C434651" w:rsidP="7C434651">
      <w:pPr>
        <w:pageBreakBefore/>
        <w:suppressAutoHyphens/>
        <w:spacing w:line="240" w:lineRule="auto"/>
        <w:jc w:val="center"/>
        <w:rPr>
          <w:rFonts w:eastAsia="Arial"/>
          <w:b/>
          <w:bCs/>
          <w:color w:val="000000" w:themeColor="text1"/>
          <w:lang w:eastAsia="ar-SA"/>
        </w:rPr>
      </w:pPr>
      <w:r w:rsidRPr="00AD3197">
        <w:rPr>
          <w:rFonts w:eastAsia="Arial"/>
          <w:b/>
          <w:bCs/>
          <w:color w:val="000000" w:themeColor="text1"/>
          <w:lang w:eastAsia="ar-SA"/>
        </w:rPr>
        <w:lastRenderedPageBreak/>
        <w:t>RESUMO</w:t>
      </w:r>
    </w:p>
    <w:p w14:paraId="11A2AFBF" w14:textId="77777777" w:rsidR="00741B96" w:rsidRPr="00ED1D88" w:rsidRDefault="00741B96" w:rsidP="7C434651">
      <w:pPr>
        <w:suppressAutoHyphens/>
        <w:spacing w:line="240" w:lineRule="auto"/>
        <w:jc w:val="left"/>
        <w:rPr>
          <w:rFonts w:eastAsia="Arial"/>
          <w:color w:val="000000" w:themeColor="text1"/>
          <w:lang w:eastAsia="ar-SA"/>
        </w:rPr>
      </w:pPr>
    </w:p>
    <w:p w14:paraId="293CFDC4" w14:textId="77777777" w:rsidR="00DC5B54" w:rsidRPr="00ED1D88" w:rsidRDefault="00DC5B54" w:rsidP="7C434651">
      <w:pPr>
        <w:suppressAutoHyphens/>
        <w:spacing w:line="240" w:lineRule="auto"/>
        <w:jc w:val="left"/>
        <w:rPr>
          <w:rFonts w:eastAsia="Arial"/>
          <w:color w:val="000000" w:themeColor="text1"/>
          <w:lang w:eastAsia="ar-SA"/>
        </w:rPr>
      </w:pPr>
    </w:p>
    <w:p w14:paraId="1653893F" w14:textId="53B5289E" w:rsidR="006F5CCB" w:rsidRDefault="00726CE7" w:rsidP="7C434651">
      <w:pPr>
        <w:rPr>
          <w:ins w:id="53" w:author="LEONARDO LIRA" w:date="2020-05-18T19:45:00Z"/>
          <w:rFonts w:eastAsia="Arial"/>
          <w:color w:val="000000" w:themeColor="text1"/>
        </w:rPr>
      </w:pPr>
      <w:del w:id="54" w:author="LEONARDO LIRA" w:date="2020-05-18T19:47:00Z">
        <w:r w:rsidRPr="00AD3197" w:rsidDel="006F5CCB">
          <w:rPr>
            <w:rFonts w:eastAsia="Arial"/>
            <w:color w:val="000000" w:themeColor="text1"/>
          </w:rPr>
          <w:delText xml:space="preserve">Este trabalho de conclusão de curso tem como objetivo mostrar o processo de criação do jogo </w:delText>
        </w:r>
        <w:r w:rsidR="00C61AA9" w:rsidRPr="00AD3197" w:rsidDel="006F5CCB">
          <w:rPr>
            <w:rFonts w:eastAsia="Arial"/>
            <w:color w:val="000000" w:themeColor="text1"/>
          </w:rPr>
          <w:delText xml:space="preserve">digital </w:delText>
        </w:r>
        <w:r w:rsidRPr="00AD3197" w:rsidDel="006F5CCB">
          <w:rPr>
            <w:rFonts w:eastAsia="Arial"/>
            <w:i/>
            <w:color w:val="000000" w:themeColor="text1"/>
          </w:rPr>
          <w:delText>ANTHILL CONQUER</w:delText>
        </w:r>
        <w:r w:rsidRPr="00AD3197" w:rsidDel="006F5CCB">
          <w:rPr>
            <w:rFonts w:eastAsia="Arial"/>
            <w:color w:val="000000" w:themeColor="text1"/>
          </w:rPr>
          <w:delText xml:space="preserve">. Descrevendo </w:delText>
        </w:r>
        <w:r w:rsidR="00ED5AF5" w:rsidRPr="00AD3197" w:rsidDel="006F5CCB">
          <w:rPr>
            <w:rFonts w:eastAsia="Arial"/>
            <w:color w:val="000000" w:themeColor="text1"/>
          </w:rPr>
          <w:delText xml:space="preserve">os passos tomados em cada </w:delText>
        </w:r>
        <w:r w:rsidR="00C61AA9" w:rsidRPr="00AD3197" w:rsidDel="006F5CCB">
          <w:rPr>
            <w:rFonts w:eastAsia="Arial"/>
            <w:color w:val="000000" w:themeColor="text1"/>
          </w:rPr>
          <w:delText>tópico, assim como seu processo criativo</w:delText>
        </w:r>
        <w:r w:rsidR="00C53314" w:rsidRPr="00AD3197" w:rsidDel="006F5CCB">
          <w:rPr>
            <w:rFonts w:eastAsia="Arial"/>
            <w:color w:val="000000" w:themeColor="text1"/>
          </w:rPr>
          <w:delText xml:space="preserve"> junto de suas inspirações.</w:delText>
        </w:r>
        <w:r w:rsidR="00C61AA9" w:rsidRPr="00AD3197" w:rsidDel="006F5CCB">
          <w:rPr>
            <w:rFonts w:eastAsia="Arial"/>
            <w:color w:val="000000" w:themeColor="text1"/>
          </w:rPr>
          <w:delText xml:space="preserve"> </w:delText>
        </w:r>
        <w:r w:rsidR="00E017BC" w:rsidRPr="00AD3197" w:rsidDel="006F5CCB">
          <w:rPr>
            <w:rFonts w:eastAsia="Arial"/>
            <w:color w:val="000000" w:themeColor="text1"/>
          </w:rPr>
          <w:delText xml:space="preserve">Nesse relatório, também é descritos as </w:delText>
        </w:r>
        <w:r w:rsidR="00C61AA9" w:rsidRPr="00AD3197" w:rsidDel="006F5CCB">
          <w:rPr>
            <w:rFonts w:eastAsia="Arial"/>
            <w:color w:val="000000" w:themeColor="text1"/>
          </w:rPr>
          <w:delText xml:space="preserve">maneiras </w:delText>
        </w:r>
        <w:r w:rsidR="00E017BC" w:rsidRPr="00AD3197" w:rsidDel="006F5CCB">
          <w:rPr>
            <w:rFonts w:eastAsia="Arial"/>
            <w:color w:val="000000" w:themeColor="text1"/>
          </w:rPr>
          <w:delText>usadas para</w:delText>
        </w:r>
        <w:r w:rsidR="00C61AA9" w:rsidRPr="00AD3197" w:rsidDel="006F5CCB">
          <w:rPr>
            <w:rFonts w:eastAsia="Arial"/>
            <w:color w:val="000000" w:themeColor="text1"/>
          </w:rPr>
          <w:delText xml:space="preserve"> inovar nesse gênero tão utilizad</w:delText>
        </w:r>
        <w:r w:rsidR="004518F0" w:rsidRPr="00AD3197" w:rsidDel="006F5CCB">
          <w:rPr>
            <w:rFonts w:eastAsia="Arial"/>
            <w:color w:val="000000" w:themeColor="text1"/>
          </w:rPr>
          <w:delText>as</w:delText>
        </w:r>
        <w:r w:rsidR="00C61AA9" w:rsidRPr="00AD3197" w:rsidDel="006F5CCB">
          <w:rPr>
            <w:rFonts w:eastAsia="Arial"/>
            <w:color w:val="000000" w:themeColor="text1"/>
          </w:rPr>
          <w:delText xml:space="preserve"> pela</w:delText>
        </w:r>
      </w:del>
      <w:ins w:id="55" w:author="LEONARDO LIRA" w:date="2020-05-18T19:46:00Z">
        <w:r w:rsidR="006F5CCB" w:rsidRPr="006F5CCB">
          <w:rPr>
            <w:rFonts w:eastAsia="Arial"/>
            <w:color w:val="000000" w:themeColor="text1"/>
          </w:rPr>
          <w:t xml:space="preserve">O trabalho apresentado traz </w:t>
        </w:r>
        <w:r w:rsidR="006F5CCB" w:rsidRPr="006F5CCB">
          <w:rPr>
            <w:rFonts w:eastAsia="Arial"/>
            <w:i/>
            <w:iCs/>
            <w:color w:val="000000" w:themeColor="text1"/>
            <w:rPrChange w:id="56" w:author="LEONARDO LIRA" w:date="2020-05-18T19:46:00Z">
              <w:rPr>
                <w:rFonts w:eastAsia="Arial"/>
                <w:color w:val="000000" w:themeColor="text1"/>
              </w:rPr>
            </w:rPrChange>
          </w:rPr>
          <w:t xml:space="preserve">Magic </w:t>
        </w:r>
        <w:proofErr w:type="spellStart"/>
        <w:r w:rsidR="006F5CCB" w:rsidRPr="006F5CCB">
          <w:rPr>
            <w:rFonts w:eastAsia="Arial"/>
            <w:i/>
            <w:iCs/>
            <w:color w:val="000000" w:themeColor="text1"/>
            <w:rPrChange w:id="57" w:author="LEONARDO LIRA" w:date="2020-05-18T19:46:00Z">
              <w:rPr>
                <w:rFonts w:eastAsia="Arial"/>
                <w:color w:val="000000" w:themeColor="text1"/>
              </w:rPr>
            </w:rPrChange>
          </w:rPr>
          <w:t>Realm</w:t>
        </w:r>
        <w:proofErr w:type="spellEnd"/>
        <w:r w:rsidR="006F5CCB" w:rsidRPr="006F5CCB">
          <w:rPr>
            <w:rFonts w:eastAsia="Arial"/>
            <w:color w:val="000000" w:themeColor="text1"/>
          </w:rPr>
          <w:t>, um jogo que previamente foi desenvolvido para uma Game Jam e posteriormente ocorrendo modificações, para assim se tornar um trabalho de conclusão de curso.</w:t>
        </w:r>
        <w:r w:rsidR="006F5CCB">
          <w:rPr>
            <w:rFonts w:eastAsia="Arial"/>
            <w:color w:val="000000" w:themeColor="text1"/>
          </w:rPr>
          <w:t xml:space="preserve"> </w:t>
        </w:r>
        <w:r w:rsidR="006F5CCB" w:rsidRPr="006F5CCB">
          <w:rPr>
            <w:rFonts w:eastAsia="Arial"/>
            <w:i/>
            <w:iCs/>
            <w:color w:val="000000" w:themeColor="text1"/>
            <w:rPrChange w:id="58" w:author="LEONARDO LIRA" w:date="2020-05-18T19:46:00Z">
              <w:rPr>
                <w:rFonts w:eastAsia="Arial"/>
                <w:color w:val="000000" w:themeColor="text1"/>
              </w:rPr>
            </w:rPrChange>
          </w:rPr>
          <w:t xml:space="preserve">Magic </w:t>
        </w:r>
        <w:proofErr w:type="spellStart"/>
        <w:r w:rsidR="006F5CCB" w:rsidRPr="006F5CCB">
          <w:rPr>
            <w:rFonts w:eastAsia="Arial"/>
            <w:i/>
            <w:iCs/>
            <w:color w:val="000000" w:themeColor="text1"/>
            <w:rPrChange w:id="59" w:author="LEONARDO LIRA" w:date="2020-05-18T19:46:00Z">
              <w:rPr>
                <w:rFonts w:eastAsia="Arial"/>
                <w:color w:val="000000" w:themeColor="text1"/>
              </w:rPr>
            </w:rPrChange>
          </w:rPr>
          <w:t>Realm</w:t>
        </w:r>
        <w:proofErr w:type="spellEnd"/>
        <w:r w:rsidR="006F5CCB" w:rsidRPr="006F5CCB">
          <w:rPr>
            <w:rFonts w:eastAsia="Arial"/>
            <w:color w:val="000000" w:themeColor="text1"/>
          </w:rPr>
          <w:t xml:space="preserve"> é um RTS(</w:t>
        </w:r>
        <w:r w:rsidR="006F5CCB" w:rsidRPr="006F5CCB">
          <w:rPr>
            <w:rFonts w:eastAsia="Arial"/>
            <w:i/>
            <w:iCs/>
            <w:color w:val="000000" w:themeColor="text1"/>
            <w:rPrChange w:id="60" w:author="LEONARDO LIRA" w:date="2020-05-18T19:46:00Z">
              <w:rPr>
                <w:rFonts w:eastAsia="Arial"/>
                <w:color w:val="000000" w:themeColor="text1"/>
              </w:rPr>
            </w:rPrChange>
          </w:rPr>
          <w:t xml:space="preserve">Real-time </w:t>
        </w:r>
        <w:proofErr w:type="spellStart"/>
        <w:r w:rsidR="006F5CCB" w:rsidRPr="006F5CCB">
          <w:rPr>
            <w:rFonts w:eastAsia="Arial"/>
            <w:i/>
            <w:iCs/>
            <w:color w:val="000000" w:themeColor="text1"/>
            <w:rPrChange w:id="61" w:author="LEONARDO LIRA" w:date="2020-05-18T19:46:00Z">
              <w:rPr>
                <w:rFonts w:eastAsia="Arial"/>
                <w:color w:val="000000" w:themeColor="text1"/>
              </w:rPr>
            </w:rPrChange>
          </w:rPr>
          <w:t>strategy</w:t>
        </w:r>
        <w:proofErr w:type="spellEnd"/>
        <w:r w:rsidR="006F5CCB" w:rsidRPr="006F5CCB">
          <w:rPr>
            <w:rFonts w:eastAsia="Arial"/>
            <w:color w:val="000000" w:themeColor="text1"/>
          </w:rPr>
          <w:t xml:space="preserve"> ) 3D, com gráficos </w:t>
        </w:r>
        <w:proofErr w:type="spellStart"/>
        <w:r w:rsidR="006F5CCB" w:rsidRPr="006F5CCB">
          <w:rPr>
            <w:rFonts w:eastAsia="Arial"/>
            <w:i/>
            <w:iCs/>
            <w:color w:val="000000" w:themeColor="text1"/>
            <w:rPrChange w:id="62" w:author="LEONARDO LIRA" w:date="2020-05-18T19:46:00Z">
              <w:rPr>
                <w:rFonts w:eastAsia="Arial"/>
                <w:color w:val="000000" w:themeColor="text1"/>
              </w:rPr>
            </w:rPrChange>
          </w:rPr>
          <w:t>low</w:t>
        </w:r>
        <w:proofErr w:type="spellEnd"/>
        <w:r w:rsidR="006F5CCB" w:rsidRPr="006F5CCB">
          <w:rPr>
            <w:rFonts w:eastAsia="Arial"/>
            <w:i/>
            <w:iCs/>
            <w:color w:val="000000" w:themeColor="text1"/>
            <w:rPrChange w:id="63" w:author="LEONARDO LIRA" w:date="2020-05-18T19:46:00Z">
              <w:rPr>
                <w:rFonts w:eastAsia="Arial"/>
                <w:color w:val="000000" w:themeColor="text1"/>
              </w:rPr>
            </w:rPrChange>
          </w:rPr>
          <w:t xml:space="preserve"> </w:t>
        </w:r>
        <w:proofErr w:type="spellStart"/>
        <w:r w:rsidR="006F5CCB" w:rsidRPr="006F5CCB">
          <w:rPr>
            <w:rFonts w:eastAsia="Arial"/>
            <w:i/>
            <w:iCs/>
            <w:color w:val="000000" w:themeColor="text1"/>
            <w:rPrChange w:id="64" w:author="LEONARDO LIRA" w:date="2020-05-18T19:46:00Z">
              <w:rPr>
                <w:rFonts w:eastAsia="Arial"/>
                <w:color w:val="000000" w:themeColor="text1"/>
              </w:rPr>
            </w:rPrChange>
          </w:rPr>
          <w:t>poly</w:t>
        </w:r>
        <w:proofErr w:type="spellEnd"/>
        <w:r w:rsidR="006F5CCB" w:rsidRPr="006F5CCB">
          <w:rPr>
            <w:rFonts w:eastAsia="Arial"/>
            <w:color w:val="000000" w:themeColor="text1"/>
          </w:rPr>
          <w:t>, onde você controla todas as estratégias entre uma batalha que contém magia contra ciência, ao qual terá todo o seu processo de criação descrito em tópicos,</w:t>
        </w:r>
        <w:r w:rsidR="006F5CCB">
          <w:rPr>
            <w:rFonts w:eastAsia="Arial"/>
            <w:color w:val="000000" w:themeColor="text1"/>
          </w:rPr>
          <w:t xml:space="preserve"> </w:t>
        </w:r>
        <w:r w:rsidR="006F5CCB" w:rsidRPr="006F5CCB">
          <w:rPr>
            <w:rFonts w:eastAsia="Arial"/>
            <w:color w:val="000000" w:themeColor="text1"/>
          </w:rPr>
          <w:t>além de informações extra contendo os resultados obtido e comentários com o intuito de facilitar o processo de desenvolvimento.</w:t>
        </w:r>
      </w:ins>
      <w:del w:id="65" w:author="LEONARDO LIRA" w:date="2020-05-18T19:47:00Z">
        <w:r w:rsidR="00C61AA9" w:rsidRPr="00AD3197" w:rsidDel="006F5CCB">
          <w:rPr>
            <w:rFonts w:eastAsia="Arial"/>
            <w:color w:val="000000" w:themeColor="text1"/>
          </w:rPr>
          <w:delText xml:space="preserve"> indústria de jogos</w:delText>
        </w:r>
        <w:r w:rsidR="004518F0" w:rsidRPr="00AD3197" w:rsidDel="006F5CCB">
          <w:rPr>
            <w:rFonts w:eastAsia="Arial"/>
            <w:color w:val="000000" w:themeColor="text1"/>
          </w:rPr>
          <w:delText>, como também</w:delText>
        </w:r>
        <w:r w:rsidR="004803EF" w:rsidRPr="00AD3197" w:rsidDel="006F5CCB">
          <w:rPr>
            <w:rFonts w:eastAsia="Arial"/>
            <w:color w:val="000000" w:themeColor="text1"/>
          </w:rPr>
          <w:delText xml:space="preserve"> as ferramentas usadas para facilitar </w:delText>
        </w:r>
        <w:r w:rsidR="004518F0" w:rsidRPr="00AD3197" w:rsidDel="006F5CCB">
          <w:rPr>
            <w:rFonts w:eastAsia="Arial"/>
            <w:color w:val="000000" w:themeColor="text1"/>
          </w:rPr>
          <w:delText xml:space="preserve">este </w:delText>
        </w:r>
        <w:r w:rsidR="004803EF" w:rsidRPr="00AD3197" w:rsidDel="006F5CCB">
          <w:rPr>
            <w:rFonts w:eastAsia="Arial"/>
            <w:color w:val="000000" w:themeColor="text1"/>
          </w:rPr>
          <w:delText>processo.</w:delText>
        </w:r>
      </w:del>
    </w:p>
    <w:p w14:paraId="7090F78A" w14:textId="35EB1363" w:rsidR="00C61AA9" w:rsidRPr="00AD3197" w:rsidRDefault="00C61AA9" w:rsidP="7C434651">
      <w:pPr>
        <w:rPr>
          <w:rFonts w:eastAsia="Arial"/>
          <w:color w:val="000000" w:themeColor="text1"/>
        </w:rPr>
      </w:pPr>
    </w:p>
    <w:p w14:paraId="68944746" w14:textId="77777777" w:rsidR="004803EF" w:rsidRPr="00ED1D88" w:rsidRDefault="004803EF" w:rsidP="7C434651">
      <w:pPr>
        <w:rPr>
          <w:rFonts w:eastAsia="Arial"/>
          <w:color w:val="000000" w:themeColor="text1"/>
        </w:rPr>
      </w:pPr>
    </w:p>
    <w:p w14:paraId="701441D5" w14:textId="77777777" w:rsidR="00DC5B54" w:rsidRPr="00ED1D88" w:rsidRDefault="00DC5B54" w:rsidP="7C434651">
      <w:pPr>
        <w:suppressAutoHyphens/>
        <w:spacing w:line="240" w:lineRule="auto"/>
        <w:jc w:val="center"/>
        <w:rPr>
          <w:rFonts w:eastAsia="Arial"/>
          <w:b/>
          <w:bCs/>
          <w:color w:val="000000" w:themeColor="text1"/>
          <w:lang w:eastAsia="ar-SA"/>
        </w:rPr>
      </w:pPr>
    </w:p>
    <w:p w14:paraId="542E6DC2" w14:textId="77777777" w:rsidR="00DC5B54" w:rsidRPr="00ED1D88" w:rsidRDefault="00DC5B54" w:rsidP="7C434651">
      <w:pPr>
        <w:suppressAutoHyphens/>
        <w:spacing w:line="240" w:lineRule="auto"/>
        <w:jc w:val="center"/>
        <w:rPr>
          <w:rFonts w:eastAsia="Arial"/>
          <w:b/>
          <w:bCs/>
          <w:color w:val="000000" w:themeColor="text1"/>
          <w:lang w:eastAsia="ar-SA"/>
        </w:rPr>
      </w:pPr>
    </w:p>
    <w:p w14:paraId="14357C2D" w14:textId="021266CD" w:rsidR="00DC5B54" w:rsidRPr="00AD3197" w:rsidRDefault="7C434651" w:rsidP="7C434651">
      <w:pPr>
        <w:suppressAutoHyphens/>
        <w:spacing w:line="240" w:lineRule="auto"/>
        <w:rPr>
          <w:rFonts w:eastAsia="Arial"/>
          <w:color w:val="000000" w:themeColor="text1"/>
          <w:lang w:eastAsia="ar-SA"/>
        </w:rPr>
      </w:pPr>
      <w:r w:rsidRPr="00AD3197">
        <w:rPr>
          <w:rFonts w:eastAsia="Arial"/>
          <w:b/>
          <w:bCs/>
          <w:color w:val="000000" w:themeColor="text1"/>
          <w:lang w:eastAsia="ar-SA"/>
        </w:rPr>
        <w:t>Palavras Chave:</w:t>
      </w:r>
      <w:r w:rsidRPr="00AD3197">
        <w:rPr>
          <w:rFonts w:eastAsia="Arial"/>
          <w:color w:val="000000" w:themeColor="text1"/>
          <w:lang w:eastAsia="ar-SA"/>
        </w:rPr>
        <w:t xml:space="preserve"> </w:t>
      </w:r>
      <w:del w:id="66" w:author="LEONARDO LIRA" w:date="2020-05-18T19:47:00Z">
        <w:r w:rsidR="00D34F1C" w:rsidRPr="005B26E3" w:rsidDel="006F5CCB">
          <w:rPr>
            <w:rFonts w:eastAsia="Arial"/>
            <w:color w:val="000000" w:themeColor="text1"/>
            <w:lang w:eastAsia="ar-SA"/>
            <w:rPrChange w:id="67" w:author="LEONARDO LIRA" w:date="2020-05-31T18:55:00Z">
              <w:rPr>
                <w:rFonts w:eastAsia="Arial"/>
                <w:color w:val="000000" w:themeColor="text1"/>
                <w:highlight w:val="yellow"/>
                <w:lang w:eastAsia="ar-SA"/>
              </w:rPr>
            </w:rPrChange>
          </w:rPr>
          <w:delText>formiga</w:delText>
        </w:r>
      </w:del>
      <w:ins w:id="68" w:author="LEONARDO LIRA" w:date="2020-05-18T19:47:00Z">
        <w:r w:rsidR="006F5CCB" w:rsidRPr="005B26E3">
          <w:rPr>
            <w:rFonts w:eastAsia="Arial"/>
            <w:color w:val="000000" w:themeColor="text1"/>
            <w:lang w:eastAsia="ar-SA"/>
            <w:rPrChange w:id="69" w:author="LEONARDO LIRA" w:date="2020-05-31T18:55:00Z">
              <w:rPr>
                <w:rFonts w:eastAsia="Arial"/>
                <w:color w:val="000000" w:themeColor="text1"/>
                <w:highlight w:val="yellow"/>
                <w:lang w:eastAsia="ar-SA"/>
              </w:rPr>
            </w:rPrChange>
          </w:rPr>
          <w:t>Magia</w:t>
        </w:r>
      </w:ins>
      <w:r w:rsidR="00D34F1C" w:rsidRPr="005B26E3">
        <w:rPr>
          <w:rFonts w:eastAsia="Arial"/>
          <w:color w:val="000000" w:themeColor="text1"/>
          <w:lang w:eastAsia="ar-SA"/>
          <w:rPrChange w:id="70" w:author="LEONARDO LIRA" w:date="2020-05-31T18:55:00Z">
            <w:rPr>
              <w:rFonts w:eastAsia="Arial"/>
              <w:color w:val="000000" w:themeColor="text1"/>
              <w:highlight w:val="yellow"/>
              <w:lang w:eastAsia="ar-SA"/>
            </w:rPr>
          </w:rPrChange>
        </w:rPr>
        <w:t>;</w:t>
      </w:r>
      <w:ins w:id="71" w:author="LEONARDO LIRA" w:date="2020-05-18T19:47:00Z">
        <w:r w:rsidR="006F5CCB" w:rsidRPr="005B26E3">
          <w:rPr>
            <w:rFonts w:eastAsia="Arial"/>
            <w:color w:val="000000" w:themeColor="text1"/>
            <w:lang w:eastAsia="ar-SA"/>
            <w:rPrChange w:id="72" w:author="LEONARDO LIRA" w:date="2020-05-31T18:55:00Z">
              <w:rPr>
                <w:rFonts w:eastAsia="Arial"/>
                <w:color w:val="000000" w:themeColor="text1"/>
                <w:highlight w:val="yellow"/>
                <w:lang w:eastAsia="ar-SA"/>
              </w:rPr>
            </w:rPrChange>
          </w:rPr>
          <w:t xml:space="preserve"> </w:t>
        </w:r>
      </w:ins>
      <w:del w:id="73" w:author="LEONARDO LIRA" w:date="2020-05-18T19:47:00Z">
        <w:r w:rsidR="00D34F1C" w:rsidRPr="005B26E3" w:rsidDel="006F5CCB">
          <w:rPr>
            <w:rFonts w:eastAsia="Arial"/>
            <w:color w:val="000000" w:themeColor="text1"/>
            <w:lang w:eastAsia="ar-SA"/>
            <w:rPrChange w:id="74" w:author="LEONARDO LIRA" w:date="2020-05-31T18:55:00Z">
              <w:rPr>
                <w:rFonts w:eastAsia="Arial"/>
                <w:color w:val="000000" w:themeColor="text1"/>
                <w:highlight w:val="yellow"/>
                <w:lang w:eastAsia="ar-SA"/>
              </w:rPr>
            </w:rPrChange>
          </w:rPr>
          <w:delText>competitivo</w:delText>
        </w:r>
      </w:del>
      <w:proofErr w:type="gramStart"/>
      <w:ins w:id="75" w:author="LEONARDO LIRA" w:date="2020-05-18T19:47:00Z">
        <w:r w:rsidR="006F5CCB" w:rsidRPr="005B26E3">
          <w:rPr>
            <w:rFonts w:eastAsia="Arial"/>
            <w:color w:val="000000" w:themeColor="text1"/>
            <w:lang w:eastAsia="ar-SA"/>
            <w:rPrChange w:id="76" w:author="LEONARDO LIRA" w:date="2020-05-31T18:55:00Z">
              <w:rPr>
                <w:rFonts w:eastAsia="Arial"/>
                <w:color w:val="000000" w:themeColor="text1"/>
                <w:highlight w:val="yellow"/>
                <w:lang w:eastAsia="ar-SA"/>
              </w:rPr>
            </w:rPrChange>
          </w:rPr>
          <w:t xml:space="preserve">ciência </w:t>
        </w:r>
      </w:ins>
      <w:r w:rsidR="00D34F1C" w:rsidRPr="005B26E3">
        <w:rPr>
          <w:rFonts w:eastAsia="Arial"/>
          <w:color w:val="000000" w:themeColor="text1"/>
          <w:lang w:eastAsia="ar-SA"/>
          <w:rPrChange w:id="77" w:author="LEONARDO LIRA" w:date="2020-05-31T18:55:00Z">
            <w:rPr>
              <w:rFonts w:eastAsia="Arial"/>
              <w:color w:val="000000" w:themeColor="text1"/>
              <w:highlight w:val="yellow"/>
              <w:lang w:eastAsia="ar-SA"/>
            </w:rPr>
          </w:rPrChange>
        </w:rPr>
        <w:t>;</w:t>
      </w:r>
      <w:proofErr w:type="gramEnd"/>
      <w:ins w:id="78" w:author="LEONARDO LIRA" w:date="2020-05-18T19:47:00Z">
        <w:r w:rsidR="006F5CCB" w:rsidRPr="005B26E3">
          <w:rPr>
            <w:rFonts w:eastAsia="Arial"/>
            <w:color w:val="000000" w:themeColor="text1"/>
            <w:lang w:eastAsia="ar-SA"/>
            <w:rPrChange w:id="79" w:author="LEONARDO LIRA" w:date="2020-05-31T18:55:00Z">
              <w:rPr>
                <w:rFonts w:eastAsia="Arial"/>
                <w:color w:val="000000" w:themeColor="text1"/>
                <w:highlight w:val="yellow"/>
                <w:lang w:eastAsia="ar-SA"/>
              </w:rPr>
            </w:rPrChange>
          </w:rPr>
          <w:t xml:space="preserve"> RTS</w:t>
        </w:r>
      </w:ins>
      <w:del w:id="80" w:author="LEONARDO LIRA" w:date="2020-05-18T19:47:00Z">
        <w:r w:rsidR="00D34F1C" w:rsidRPr="005B26E3" w:rsidDel="006F5CCB">
          <w:rPr>
            <w:rFonts w:eastAsia="Arial"/>
            <w:color w:val="000000" w:themeColor="text1"/>
            <w:lang w:eastAsia="ar-SA"/>
            <w:rPrChange w:id="81" w:author="LEONARDO LIRA" w:date="2020-05-31T18:55:00Z">
              <w:rPr>
                <w:rFonts w:eastAsia="Arial"/>
                <w:color w:val="000000" w:themeColor="text1"/>
                <w:highlight w:val="yellow"/>
                <w:lang w:eastAsia="ar-SA"/>
              </w:rPr>
            </w:rPrChange>
          </w:rPr>
          <w:delText>roguelike</w:delText>
        </w:r>
      </w:del>
      <w:r w:rsidRPr="007D4587">
        <w:rPr>
          <w:rFonts w:eastAsia="Arial"/>
          <w:color w:val="000000" w:themeColor="text1"/>
          <w:lang w:eastAsia="ar-SA"/>
        </w:rPr>
        <w:t>.</w:t>
      </w:r>
      <w:r w:rsidR="00664549">
        <w:rPr>
          <w:rFonts w:eastAsia="Arial"/>
          <w:color w:val="000000" w:themeColor="text1"/>
          <w:lang w:eastAsia="ar-SA"/>
        </w:rPr>
        <w:t xml:space="preserve"> </w:t>
      </w:r>
    </w:p>
    <w:p w14:paraId="62E995E0" w14:textId="77777777" w:rsidR="00741B96" w:rsidRPr="00664549" w:rsidRDefault="7C434651" w:rsidP="7C434651">
      <w:pPr>
        <w:pageBreakBefore/>
        <w:suppressAutoHyphens/>
        <w:spacing w:line="240" w:lineRule="auto"/>
        <w:jc w:val="center"/>
        <w:rPr>
          <w:rFonts w:eastAsia="Arial"/>
          <w:b/>
          <w:bCs/>
          <w:color w:val="000000" w:themeColor="text1"/>
          <w:lang w:eastAsia="ar-SA"/>
        </w:rPr>
      </w:pPr>
      <w:r w:rsidRPr="00664549">
        <w:rPr>
          <w:rFonts w:eastAsia="Arial"/>
          <w:b/>
          <w:bCs/>
          <w:color w:val="000000" w:themeColor="text1"/>
          <w:lang w:eastAsia="ar-SA"/>
        </w:rPr>
        <w:lastRenderedPageBreak/>
        <w:t>ABSTRACT</w:t>
      </w:r>
    </w:p>
    <w:p w14:paraId="36278FD0" w14:textId="77777777" w:rsidR="00741B96" w:rsidRPr="00664549" w:rsidRDefault="00741B96" w:rsidP="7C434651">
      <w:pPr>
        <w:suppressAutoHyphens/>
        <w:spacing w:line="240" w:lineRule="auto"/>
        <w:jc w:val="left"/>
        <w:rPr>
          <w:rFonts w:eastAsia="Arial"/>
          <w:color w:val="000000" w:themeColor="text1"/>
          <w:lang w:eastAsia="ar-SA"/>
        </w:rPr>
      </w:pPr>
    </w:p>
    <w:p w14:paraId="26C4E572" w14:textId="77777777" w:rsidR="00DC5B54" w:rsidRPr="00664549" w:rsidRDefault="00DC5B54" w:rsidP="7C434651">
      <w:pPr>
        <w:spacing w:line="240" w:lineRule="auto"/>
        <w:jc w:val="left"/>
        <w:rPr>
          <w:rFonts w:eastAsia="Arial"/>
          <w:i/>
          <w:iCs/>
          <w:color w:val="000000" w:themeColor="text1"/>
          <w:lang w:eastAsia="ar-SA"/>
        </w:rPr>
      </w:pPr>
    </w:p>
    <w:p w14:paraId="6AA319CF" w14:textId="414008CA" w:rsidR="00DC5B54" w:rsidRPr="00AD3197" w:rsidRDefault="0000392F" w:rsidP="7C434651">
      <w:pPr>
        <w:rPr>
          <w:rFonts w:eastAsia="Arial"/>
          <w:i/>
          <w:color w:val="000000" w:themeColor="text1"/>
          <w:lang w:val="en-US" w:eastAsia="ar-SA"/>
        </w:rPr>
      </w:pPr>
      <w:r w:rsidRPr="00AD3197">
        <w:rPr>
          <w:rFonts w:eastAsia="Arial"/>
          <w:i/>
          <w:color w:val="000000" w:themeColor="text1"/>
          <w:kern w:val="2"/>
          <w:lang w:val="en-US" w:eastAsia="ar-SA"/>
        </w:rPr>
        <w:t xml:space="preserve">The purpose of this project is to show the </w:t>
      </w:r>
      <w:r w:rsidR="00605429" w:rsidRPr="00AD3197">
        <w:rPr>
          <w:rFonts w:eastAsia="Arial"/>
          <w:i/>
          <w:color w:val="000000" w:themeColor="text1"/>
          <w:kern w:val="2"/>
          <w:lang w:val="en-US" w:eastAsia="ar-SA"/>
        </w:rPr>
        <w:t>creation</w:t>
      </w:r>
      <w:r w:rsidRPr="00AD3197">
        <w:rPr>
          <w:rFonts w:eastAsia="Arial"/>
          <w:i/>
          <w:color w:val="000000" w:themeColor="text1"/>
          <w:kern w:val="2"/>
          <w:lang w:val="en-US" w:eastAsia="ar-SA"/>
        </w:rPr>
        <w:t xml:space="preserve"> process of the digital game </w:t>
      </w:r>
      <w:r w:rsidR="00D34F1C" w:rsidRPr="00AD3197">
        <w:rPr>
          <w:rFonts w:eastAsia="Arial"/>
          <w:i/>
          <w:color w:val="000000" w:themeColor="text1"/>
          <w:lang w:val="en-US"/>
        </w:rPr>
        <w:t>ANTHILL CONQUER. Descr</w:t>
      </w:r>
      <w:r w:rsidRPr="00AD3197">
        <w:rPr>
          <w:rFonts w:eastAsia="Arial"/>
          <w:i/>
          <w:color w:val="000000" w:themeColor="text1"/>
          <w:lang w:val="en-US"/>
        </w:rPr>
        <w:t>ibing the steps taken in every topic,</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also the creative process with </w:t>
      </w:r>
      <w:proofErr w:type="spellStart"/>
      <w:proofErr w:type="gramStart"/>
      <w:r w:rsidR="00DB01BD" w:rsidRPr="00AD3197">
        <w:rPr>
          <w:rFonts w:eastAsia="Arial"/>
          <w:i/>
          <w:color w:val="000000" w:themeColor="text1"/>
          <w:lang w:val="en-US"/>
        </w:rPr>
        <w:t>it’s</w:t>
      </w:r>
      <w:proofErr w:type="spellEnd"/>
      <w:proofErr w:type="gramEnd"/>
      <w:r w:rsidR="00DB01BD" w:rsidRPr="00AD3197">
        <w:rPr>
          <w:rFonts w:eastAsia="Arial"/>
          <w:i/>
          <w:color w:val="000000" w:themeColor="text1"/>
          <w:lang w:val="en-US"/>
        </w:rPr>
        <w:t xml:space="preserve"> inspirations</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During this report, is described the different ways to innovate in this genre </w:t>
      </w:r>
      <w:r w:rsidR="00725BAD" w:rsidRPr="00AD3197">
        <w:rPr>
          <w:rFonts w:eastAsia="Arial"/>
          <w:i/>
          <w:color w:val="000000" w:themeColor="text1"/>
          <w:lang w:val="en-US"/>
        </w:rPr>
        <w:t>used several times</w:t>
      </w:r>
      <w:r w:rsidR="00D34F1C" w:rsidRPr="00AD3197">
        <w:rPr>
          <w:rFonts w:eastAsia="Arial"/>
          <w:i/>
          <w:color w:val="000000" w:themeColor="text1"/>
          <w:lang w:val="en-US"/>
        </w:rPr>
        <w:t xml:space="preserve"> </w:t>
      </w:r>
      <w:r w:rsidR="00725BAD" w:rsidRPr="00AD3197">
        <w:rPr>
          <w:rFonts w:eastAsia="Arial"/>
          <w:i/>
          <w:color w:val="000000" w:themeColor="text1"/>
          <w:lang w:val="en-US"/>
        </w:rPr>
        <w:t>in so many games as well</w:t>
      </w:r>
      <w:r w:rsidR="00D34F1C" w:rsidRPr="00AD3197">
        <w:rPr>
          <w:rFonts w:eastAsia="Arial"/>
          <w:i/>
          <w:color w:val="000000" w:themeColor="text1"/>
          <w:lang w:val="en-US"/>
        </w:rPr>
        <w:t xml:space="preserve">. </w:t>
      </w:r>
      <w:r w:rsidR="00725BAD" w:rsidRPr="00AD3197">
        <w:rPr>
          <w:rFonts w:eastAsia="Arial"/>
          <w:i/>
          <w:color w:val="000000" w:themeColor="text1"/>
          <w:lang w:val="en-US"/>
        </w:rPr>
        <w:t>The tools used to facilitate the process is also desc</w:t>
      </w:r>
      <w:r w:rsidR="004518F0" w:rsidRPr="00AD3197">
        <w:rPr>
          <w:rFonts w:eastAsia="Arial"/>
          <w:i/>
          <w:color w:val="000000" w:themeColor="text1"/>
          <w:lang w:val="en-US"/>
        </w:rPr>
        <w:t>r</w:t>
      </w:r>
      <w:r w:rsidR="00725BAD" w:rsidRPr="00AD3197">
        <w:rPr>
          <w:rFonts w:eastAsia="Arial"/>
          <w:i/>
          <w:color w:val="000000" w:themeColor="text1"/>
          <w:lang w:val="en-US"/>
        </w:rPr>
        <w:t>ibed.</w:t>
      </w:r>
    </w:p>
    <w:p w14:paraId="0E21FA69" w14:textId="77777777" w:rsidR="00DC5B54" w:rsidRPr="00AD3197" w:rsidRDefault="00DC5B54" w:rsidP="7C434651">
      <w:pPr>
        <w:suppressAutoHyphens/>
        <w:spacing w:line="240" w:lineRule="auto"/>
        <w:rPr>
          <w:rFonts w:eastAsia="Arial"/>
          <w:color w:val="000000" w:themeColor="text1"/>
          <w:lang w:val="en-US" w:eastAsia="ar-SA"/>
        </w:rPr>
      </w:pPr>
    </w:p>
    <w:p w14:paraId="48904A50" w14:textId="77777777" w:rsidR="00DC5B54" w:rsidRPr="00AD3197" w:rsidRDefault="00DC5B54" w:rsidP="7C434651">
      <w:pPr>
        <w:suppressAutoHyphens/>
        <w:spacing w:line="240" w:lineRule="auto"/>
        <w:rPr>
          <w:rFonts w:eastAsia="Arial"/>
          <w:color w:val="000000" w:themeColor="text1"/>
          <w:lang w:val="en-US" w:eastAsia="ar-SA"/>
        </w:rPr>
      </w:pPr>
    </w:p>
    <w:p w14:paraId="627FB36E" w14:textId="77777777" w:rsidR="00DC5B54" w:rsidRPr="00AD3197" w:rsidRDefault="00DC5B54" w:rsidP="7C434651">
      <w:pPr>
        <w:suppressAutoHyphens/>
        <w:spacing w:line="240" w:lineRule="auto"/>
        <w:rPr>
          <w:rFonts w:eastAsia="Arial"/>
          <w:color w:val="000000" w:themeColor="text1"/>
          <w:lang w:val="en-US" w:eastAsia="ar-SA"/>
        </w:rPr>
      </w:pPr>
    </w:p>
    <w:p w14:paraId="58137108" w14:textId="689509BD" w:rsidR="00DC5B54" w:rsidRPr="00AD3197" w:rsidRDefault="00DC5B54" w:rsidP="7C434651">
      <w:pPr>
        <w:suppressAutoHyphens/>
        <w:spacing w:line="240" w:lineRule="auto"/>
        <w:rPr>
          <w:rFonts w:eastAsia="Arial"/>
          <w:color w:val="000000" w:themeColor="text1"/>
          <w:lang w:val="en-US" w:eastAsia="ar-SA"/>
        </w:rPr>
      </w:pPr>
      <w:r w:rsidRPr="00AD3197">
        <w:rPr>
          <w:rFonts w:eastAsia="Arial"/>
          <w:b/>
          <w:bCs/>
          <w:color w:val="000000" w:themeColor="text1"/>
          <w:kern w:val="2"/>
          <w:lang w:val="en-US" w:eastAsia="ar-SA"/>
        </w:rPr>
        <w:t xml:space="preserve">Keywords: </w:t>
      </w:r>
      <w:proofErr w:type="spellStart"/>
      <w:proofErr w:type="gramStart"/>
      <w:r w:rsidR="00D34F1C" w:rsidRPr="00AD3197">
        <w:rPr>
          <w:rFonts w:eastAsia="Arial"/>
          <w:bCs/>
          <w:i/>
          <w:color w:val="000000" w:themeColor="text1"/>
          <w:kern w:val="2"/>
          <w:lang w:val="en-US" w:eastAsia="ar-SA"/>
        </w:rPr>
        <w:t>ant</w:t>
      </w:r>
      <w:r w:rsidR="00D34F1C" w:rsidRPr="00AD3197">
        <w:rPr>
          <w:rFonts w:eastAsia="Arial"/>
          <w:i/>
          <w:color w:val="000000" w:themeColor="text1"/>
          <w:lang w:val="en-US" w:eastAsia="ar-SA"/>
        </w:rPr>
        <w:t>;competitive</w:t>
      </w:r>
      <w:proofErr w:type="gramEnd"/>
      <w:r w:rsidR="00D34F1C" w:rsidRPr="00AD3197">
        <w:rPr>
          <w:rFonts w:eastAsia="Arial"/>
          <w:i/>
          <w:color w:val="000000" w:themeColor="text1"/>
          <w:lang w:val="en-US" w:eastAsia="ar-SA"/>
        </w:rPr>
        <w:t>;roguelike</w:t>
      </w:r>
      <w:proofErr w:type="spellEnd"/>
      <w:r w:rsidR="00D34F1C" w:rsidRPr="00AD3197">
        <w:rPr>
          <w:rFonts w:eastAsia="Arial"/>
          <w:color w:val="000000" w:themeColor="text1"/>
          <w:lang w:val="en-US" w:eastAsia="ar-SA"/>
        </w:rPr>
        <w:t>.</w:t>
      </w:r>
      <w:r w:rsidRPr="00AD3197">
        <w:rPr>
          <w:rFonts w:eastAsia="Arial"/>
          <w:color w:val="000000" w:themeColor="text1"/>
          <w:kern w:val="2"/>
          <w:lang w:val="en-US" w:eastAsia="ar-SA"/>
        </w:rPr>
        <w:t xml:space="preserve"> </w:t>
      </w:r>
    </w:p>
    <w:p w14:paraId="7CE41339" w14:textId="77777777" w:rsidR="00FE3488" w:rsidRPr="00AD3197" w:rsidRDefault="00FE3488">
      <w:pPr>
        <w:spacing w:line="240" w:lineRule="auto"/>
        <w:jc w:val="left"/>
        <w:rPr>
          <w:rFonts w:eastAsia="Times New Roman" w:cs="Times New Roman"/>
          <w:color w:val="000000" w:themeColor="text1"/>
          <w:kern w:val="1"/>
          <w:lang w:val="en-US" w:eastAsia="ar-SA"/>
        </w:rPr>
      </w:pPr>
      <w:r w:rsidRPr="00AD3197">
        <w:rPr>
          <w:rFonts w:eastAsia="Times New Roman" w:cs="Times New Roman"/>
          <w:color w:val="000000" w:themeColor="text1"/>
          <w:kern w:val="1"/>
          <w:lang w:val="en-US" w:eastAsia="ar-SA"/>
        </w:rPr>
        <w:br w:type="page"/>
      </w:r>
    </w:p>
    <w:sdt>
      <w:sdtPr>
        <w:rPr>
          <w:b w:val="0"/>
          <w:bCs w:val="0"/>
          <w:caps w:val="0"/>
          <w:noProof w:val="0"/>
          <w:color w:val="000000" w:themeColor="text1"/>
        </w:rPr>
        <w:id w:val="1906190078"/>
        <w:docPartObj>
          <w:docPartGallery w:val="Table of Contents"/>
          <w:docPartUnique/>
        </w:docPartObj>
      </w:sdtPr>
      <w:sdtEndPr>
        <w:rPr>
          <w:b/>
          <w:bCs/>
          <w:caps/>
          <w:noProof/>
        </w:rPr>
      </w:sdtEndPr>
      <w:sdtContent>
        <w:p w14:paraId="54C2714F" w14:textId="77777777" w:rsidR="00FE3488" w:rsidRPr="00ED1D88" w:rsidRDefault="00FE3488" w:rsidP="004E4D56">
          <w:pPr>
            <w:pStyle w:val="CabealhodoSumrio"/>
            <w:spacing w:before="120" w:after="120"/>
            <w:jc w:val="center"/>
            <w:rPr>
              <w:color w:val="000000" w:themeColor="text1"/>
              <w:lang w:val="en-US"/>
            </w:rPr>
          </w:pPr>
          <w:r w:rsidRPr="00ED1D88">
            <w:rPr>
              <w:color w:val="000000" w:themeColor="text1"/>
              <w:lang w:val="en-US"/>
            </w:rPr>
            <w:t>Sumário</w:t>
          </w:r>
        </w:p>
        <w:p w14:paraId="4281CA6D" w14:textId="77777777" w:rsidR="001B1AAF" w:rsidRPr="00ED1D88" w:rsidRDefault="001B1AAF" w:rsidP="00ED1D88">
          <w:pPr>
            <w:pStyle w:val="Sumrio1"/>
            <w:spacing w:before="200" w:after="200"/>
            <w:ind w:left="0" w:firstLine="0"/>
            <w:rPr>
              <w:color w:val="000000" w:themeColor="text1"/>
              <w:lang w:val="en-US"/>
            </w:rPr>
          </w:pPr>
        </w:p>
        <w:p w14:paraId="2A1A6131" w14:textId="11C4011C" w:rsidR="005F7DD0" w:rsidRDefault="00FE3488">
          <w:pPr>
            <w:pStyle w:val="Sumrio2"/>
            <w:tabs>
              <w:tab w:val="left" w:pos="709"/>
              <w:tab w:val="right" w:leader="dot" w:pos="9061"/>
            </w:tabs>
            <w:rPr>
              <w:ins w:id="82" w:author="Administrador" w:date="2019-11-11T17:56:00Z"/>
              <w:rFonts w:asciiTheme="minorHAnsi" w:eastAsiaTheme="minorEastAsia" w:hAnsiTheme="minorHAnsi" w:cstheme="minorBidi"/>
              <w:b w:val="0"/>
              <w:bCs w:val="0"/>
              <w:noProof/>
              <w:sz w:val="22"/>
              <w:szCs w:val="22"/>
              <w:lang w:eastAsia="pt-BR"/>
            </w:rPr>
          </w:pPr>
          <w:r w:rsidRPr="00ED1D88">
            <w:rPr>
              <w:rFonts w:ascii="Arial" w:hAnsi="Arial"/>
              <w:color w:val="000000" w:themeColor="text1"/>
              <w:sz w:val="24"/>
              <w:szCs w:val="24"/>
            </w:rPr>
            <w:fldChar w:fldCharType="begin"/>
          </w:r>
          <w:r w:rsidRPr="00ED1D88">
            <w:rPr>
              <w:rFonts w:ascii="Arial" w:hAnsi="Arial"/>
              <w:color w:val="000000" w:themeColor="text1"/>
              <w:sz w:val="24"/>
              <w:szCs w:val="24"/>
            </w:rPr>
            <w:instrText xml:space="preserve"> TOC \o "1-3" \h \z \u </w:instrText>
          </w:r>
          <w:r w:rsidRPr="00ED1D88">
            <w:rPr>
              <w:rFonts w:ascii="Arial" w:hAnsi="Arial"/>
              <w:color w:val="000000" w:themeColor="text1"/>
              <w:sz w:val="24"/>
              <w:szCs w:val="24"/>
            </w:rPr>
            <w:fldChar w:fldCharType="separate"/>
          </w:r>
          <w:ins w:id="83" w:author="Administrador" w:date="2019-11-11T17:56:00Z">
            <w:r w:rsidR="005F7DD0" w:rsidRPr="00CD32C7">
              <w:rPr>
                <w:rStyle w:val="Hyperlink"/>
                <w:noProof/>
              </w:rPr>
              <w:fldChar w:fldCharType="begin"/>
            </w:r>
            <w:r w:rsidR="005F7DD0" w:rsidRPr="00CD32C7">
              <w:rPr>
                <w:rStyle w:val="Hyperlink"/>
                <w:noProof/>
              </w:rPr>
              <w:instrText xml:space="preserve"> </w:instrText>
            </w:r>
            <w:r w:rsidR="005F7DD0">
              <w:rPr>
                <w:noProof/>
              </w:rPr>
              <w:instrText>HYPERLINK \l "_Toc24387382"</w:instrText>
            </w:r>
            <w:r w:rsidR="005F7DD0" w:rsidRPr="00CD32C7">
              <w:rPr>
                <w:rStyle w:val="Hyperlink"/>
                <w:noProof/>
              </w:rPr>
              <w:instrText xml:space="preserve"> </w:instrText>
            </w:r>
            <w:r w:rsidR="005F7DD0" w:rsidRPr="00CD32C7">
              <w:rPr>
                <w:rStyle w:val="Hyperlink"/>
                <w:noProof/>
              </w:rPr>
              <w:fldChar w:fldCharType="separate"/>
            </w:r>
            <w:r w:rsidR="005F7DD0" w:rsidRPr="00CD32C7">
              <w:rPr>
                <w:rStyle w:val="Hyperlink"/>
                <w:rFonts w:eastAsia="Arial"/>
                <w:noProof/>
              </w:rPr>
              <w:t>1</w:t>
            </w:r>
            <w:r w:rsidR="005F7DD0">
              <w:rPr>
                <w:rFonts w:asciiTheme="minorHAnsi" w:eastAsiaTheme="minorEastAsia" w:hAnsiTheme="minorHAnsi" w:cstheme="minorBidi"/>
                <w:b w:val="0"/>
                <w:bCs w:val="0"/>
                <w:noProof/>
                <w:sz w:val="22"/>
                <w:szCs w:val="22"/>
                <w:lang w:eastAsia="pt-BR"/>
              </w:rPr>
              <w:tab/>
            </w:r>
            <w:r w:rsidR="005F7DD0" w:rsidRPr="00CD32C7">
              <w:rPr>
                <w:rStyle w:val="Hyperlink"/>
                <w:rFonts w:eastAsia="Arial"/>
                <w:noProof/>
              </w:rPr>
              <w:t>INTRODUÇÃO</w:t>
            </w:r>
            <w:r w:rsidR="005F7DD0">
              <w:rPr>
                <w:noProof/>
                <w:webHidden/>
              </w:rPr>
              <w:tab/>
            </w:r>
            <w:r w:rsidR="005F7DD0">
              <w:rPr>
                <w:noProof/>
                <w:webHidden/>
              </w:rPr>
              <w:fldChar w:fldCharType="begin"/>
            </w:r>
            <w:r w:rsidR="005F7DD0">
              <w:rPr>
                <w:noProof/>
                <w:webHidden/>
              </w:rPr>
              <w:instrText xml:space="preserve"> PAGEREF _Toc24387382 \h </w:instrText>
            </w:r>
          </w:ins>
          <w:r w:rsidR="005F7DD0">
            <w:rPr>
              <w:noProof/>
              <w:webHidden/>
            </w:rPr>
          </w:r>
          <w:r w:rsidR="005F7DD0">
            <w:rPr>
              <w:noProof/>
              <w:webHidden/>
            </w:rPr>
            <w:fldChar w:fldCharType="separate"/>
          </w:r>
          <w:ins w:id="84" w:author="Administrador" w:date="2019-11-11T17:56:00Z">
            <w:r w:rsidR="005F7DD0">
              <w:rPr>
                <w:noProof/>
                <w:webHidden/>
              </w:rPr>
              <w:t>10</w:t>
            </w:r>
            <w:r w:rsidR="005F7DD0">
              <w:rPr>
                <w:noProof/>
                <w:webHidden/>
              </w:rPr>
              <w:fldChar w:fldCharType="end"/>
            </w:r>
            <w:r w:rsidR="005F7DD0" w:rsidRPr="00CD32C7">
              <w:rPr>
                <w:rStyle w:val="Hyperlink"/>
                <w:noProof/>
              </w:rPr>
              <w:fldChar w:fldCharType="end"/>
            </w:r>
          </w:ins>
        </w:p>
        <w:p w14:paraId="510F5324" w14:textId="13118DF2" w:rsidR="005F7DD0" w:rsidRDefault="005F7DD0">
          <w:pPr>
            <w:pStyle w:val="Sumrio2"/>
            <w:tabs>
              <w:tab w:val="left" w:pos="709"/>
              <w:tab w:val="right" w:leader="dot" w:pos="9061"/>
            </w:tabs>
            <w:rPr>
              <w:ins w:id="85" w:author="Administrador" w:date="2019-11-11T17:56:00Z"/>
              <w:rFonts w:asciiTheme="minorHAnsi" w:eastAsiaTheme="minorEastAsia" w:hAnsiTheme="minorHAnsi" w:cstheme="minorBidi"/>
              <w:b w:val="0"/>
              <w:bCs w:val="0"/>
              <w:noProof/>
              <w:sz w:val="22"/>
              <w:szCs w:val="22"/>
              <w:lang w:eastAsia="pt-BR"/>
            </w:rPr>
          </w:pPr>
          <w:ins w:id="86"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"_Toc24387383"</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2</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PROJETO DO JOGO</w:t>
            </w:r>
            <w:r>
              <w:rPr>
                <w:noProof/>
                <w:webHidden/>
              </w:rPr>
              <w:tab/>
            </w:r>
            <w:r>
              <w:rPr>
                <w:noProof/>
                <w:webHidden/>
              </w:rPr>
              <w:fldChar w:fldCharType="begin"/>
            </w:r>
            <w:r>
              <w:rPr>
                <w:noProof/>
                <w:webHidden/>
              </w:rPr>
              <w:instrText xml:space="preserve"> PAGEREF _Toc24387383 \h </w:instrText>
            </w:r>
          </w:ins>
          <w:r>
            <w:rPr>
              <w:noProof/>
              <w:webHidden/>
            </w:rPr>
          </w:r>
          <w:r>
            <w:rPr>
              <w:noProof/>
              <w:webHidden/>
            </w:rPr>
            <w:fldChar w:fldCharType="separate"/>
          </w:r>
          <w:ins w:id="87" w:author="Administrador" w:date="2019-11-11T17:56:00Z">
            <w:r>
              <w:rPr>
                <w:noProof/>
                <w:webHidden/>
              </w:rPr>
              <w:t>13</w:t>
            </w:r>
            <w:r>
              <w:rPr>
                <w:noProof/>
                <w:webHidden/>
              </w:rPr>
              <w:fldChar w:fldCharType="end"/>
            </w:r>
            <w:r w:rsidRPr="00CD32C7">
              <w:rPr>
                <w:rStyle w:val="Hyperlink"/>
                <w:noProof/>
              </w:rPr>
              <w:fldChar w:fldCharType="end"/>
            </w:r>
          </w:ins>
        </w:p>
        <w:p w14:paraId="53F56AB6" w14:textId="1DAA96AF" w:rsidR="005F7DD0" w:rsidRDefault="005F7DD0">
          <w:pPr>
            <w:pStyle w:val="Sumrio2"/>
            <w:tabs>
              <w:tab w:val="left" w:pos="709"/>
              <w:tab w:val="right" w:leader="dot" w:pos="9061"/>
            </w:tabs>
            <w:rPr>
              <w:ins w:id="88" w:author="Administrador" w:date="2019-11-11T17:56:00Z"/>
              <w:rFonts w:asciiTheme="minorHAnsi" w:eastAsiaTheme="minorEastAsia" w:hAnsiTheme="minorHAnsi" w:cstheme="minorBidi"/>
              <w:b w:val="0"/>
              <w:bCs w:val="0"/>
              <w:noProof/>
              <w:sz w:val="22"/>
              <w:szCs w:val="22"/>
              <w:lang w:eastAsia="pt-BR"/>
            </w:rPr>
          </w:pPr>
          <w:ins w:id="89"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"_Toc24387384"</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2.1</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Descrição dos ambientes</w:t>
            </w:r>
            <w:r>
              <w:rPr>
                <w:noProof/>
                <w:webHidden/>
              </w:rPr>
              <w:tab/>
            </w:r>
            <w:r>
              <w:rPr>
                <w:noProof/>
                <w:webHidden/>
              </w:rPr>
              <w:fldChar w:fldCharType="begin"/>
            </w:r>
            <w:r>
              <w:rPr>
                <w:noProof/>
                <w:webHidden/>
              </w:rPr>
              <w:instrText xml:space="preserve"> PAGEREF _Toc24387384 \h </w:instrText>
            </w:r>
          </w:ins>
          <w:r>
            <w:rPr>
              <w:noProof/>
              <w:webHidden/>
            </w:rPr>
          </w:r>
          <w:r>
            <w:rPr>
              <w:noProof/>
              <w:webHidden/>
            </w:rPr>
            <w:fldChar w:fldCharType="separate"/>
          </w:r>
          <w:ins w:id="90" w:author="Administrador" w:date="2019-11-11T17:56:00Z">
            <w:r>
              <w:rPr>
                <w:noProof/>
                <w:webHidden/>
              </w:rPr>
              <w:t>13</w:t>
            </w:r>
            <w:r>
              <w:rPr>
                <w:noProof/>
                <w:webHidden/>
              </w:rPr>
              <w:fldChar w:fldCharType="end"/>
            </w:r>
            <w:r w:rsidRPr="00CD32C7">
              <w:rPr>
                <w:rStyle w:val="Hyperlink"/>
                <w:noProof/>
              </w:rPr>
              <w:fldChar w:fldCharType="end"/>
            </w:r>
          </w:ins>
        </w:p>
        <w:p w14:paraId="090BB1C5" w14:textId="409ADFDA" w:rsidR="005F7DD0" w:rsidRDefault="005F7DD0">
          <w:pPr>
            <w:pStyle w:val="Sumrio2"/>
            <w:tabs>
              <w:tab w:val="left" w:pos="709"/>
              <w:tab w:val="right" w:leader="dot" w:pos="9061"/>
            </w:tabs>
            <w:rPr>
              <w:ins w:id="91" w:author="Administrador" w:date="2019-11-11T17:56:00Z"/>
              <w:rFonts w:asciiTheme="minorHAnsi" w:eastAsiaTheme="minorEastAsia" w:hAnsiTheme="minorHAnsi" w:cstheme="minorBidi"/>
              <w:b w:val="0"/>
              <w:bCs w:val="0"/>
              <w:noProof/>
              <w:sz w:val="22"/>
              <w:szCs w:val="22"/>
              <w:lang w:eastAsia="pt-BR"/>
            </w:rPr>
          </w:pPr>
          <w:ins w:id="92"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 xml:space="preserve">2.2 </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Fluxo de jogo</w:t>
            </w:r>
            <w:r>
              <w:rPr>
                <w:noProof/>
                <w:webHidden/>
              </w:rPr>
              <w:tab/>
            </w:r>
            <w:r>
              <w:rPr>
                <w:noProof/>
                <w:webHidden/>
              </w:rPr>
              <w:fldChar w:fldCharType="begin"/>
            </w:r>
            <w:r>
              <w:rPr>
                <w:noProof/>
                <w:webHidden/>
              </w:rPr>
              <w:instrText xml:space="preserve"> PAGEREF _Toc24387385 \h </w:instrText>
            </w:r>
          </w:ins>
          <w:r>
            <w:rPr>
              <w:noProof/>
              <w:webHidden/>
            </w:rPr>
          </w:r>
          <w:r>
            <w:rPr>
              <w:noProof/>
              <w:webHidden/>
            </w:rPr>
            <w:fldChar w:fldCharType="separate"/>
          </w:r>
          <w:ins w:id="93" w:author="Administrador" w:date="2019-11-11T17:56:00Z">
            <w:r>
              <w:rPr>
                <w:noProof/>
                <w:webHidden/>
              </w:rPr>
              <w:t>16</w:t>
            </w:r>
            <w:r>
              <w:rPr>
                <w:noProof/>
                <w:webHidden/>
              </w:rPr>
              <w:fldChar w:fldCharType="end"/>
            </w:r>
            <w:r w:rsidRPr="00CD32C7">
              <w:rPr>
                <w:rStyle w:val="Hyperlink"/>
                <w:noProof/>
              </w:rPr>
              <w:fldChar w:fldCharType="end"/>
            </w:r>
          </w:ins>
        </w:p>
        <w:p w14:paraId="20AF8A64" w14:textId="615A1040" w:rsidR="005F7DD0" w:rsidRDefault="005F7DD0">
          <w:pPr>
            <w:pStyle w:val="Sumrio2"/>
            <w:tabs>
              <w:tab w:val="left" w:pos="709"/>
              <w:tab w:val="right" w:leader="dot" w:pos="9061"/>
            </w:tabs>
            <w:rPr>
              <w:ins w:id="94" w:author="Administrador" w:date="2019-11-11T17:56:00Z"/>
              <w:rFonts w:asciiTheme="minorHAnsi" w:eastAsiaTheme="minorEastAsia" w:hAnsiTheme="minorHAnsi" w:cstheme="minorBidi"/>
              <w:b w:val="0"/>
              <w:bCs w:val="0"/>
              <w:noProof/>
              <w:sz w:val="22"/>
              <w:szCs w:val="22"/>
              <w:lang w:eastAsia="pt-BR"/>
            </w:rPr>
          </w:pPr>
          <w:ins w:id="95"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Controle do jogo</w:t>
            </w:r>
            <w:r>
              <w:rPr>
                <w:noProof/>
                <w:webHidden/>
              </w:rPr>
              <w:tab/>
            </w:r>
            <w:r>
              <w:rPr>
                <w:noProof/>
                <w:webHidden/>
              </w:rPr>
              <w:fldChar w:fldCharType="begin"/>
            </w:r>
            <w:r>
              <w:rPr>
                <w:noProof/>
                <w:webHidden/>
              </w:rPr>
              <w:instrText xml:space="preserve"> PAGEREF _Toc24387386 \h </w:instrText>
            </w:r>
          </w:ins>
          <w:r>
            <w:rPr>
              <w:noProof/>
              <w:webHidden/>
            </w:rPr>
          </w:r>
          <w:r>
            <w:rPr>
              <w:noProof/>
              <w:webHidden/>
            </w:rPr>
            <w:fldChar w:fldCharType="separate"/>
          </w:r>
          <w:ins w:id="96" w:author="Administrador" w:date="2019-11-11T17:56:00Z">
            <w:r>
              <w:rPr>
                <w:noProof/>
                <w:webHidden/>
              </w:rPr>
              <w:t>20</w:t>
            </w:r>
            <w:r>
              <w:rPr>
                <w:noProof/>
                <w:webHidden/>
              </w:rPr>
              <w:fldChar w:fldCharType="end"/>
            </w:r>
            <w:r w:rsidRPr="00CD32C7">
              <w:rPr>
                <w:rStyle w:val="Hyperlink"/>
                <w:noProof/>
              </w:rPr>
              <w:fldChar w:fldCharType="end"/>
            </w:r>
          </w:ins>
        </w:p>
        <w:p w14:paraId="095CDE2C" w14:textId="1AD4420E" w:rsidR="005F7DD0" w:rsidRDefault="005F7DD0">
          <w:pPr>
            <w:pStyle w:val="Sumrio2"/>
            <w:tabs>
              <w:tab w:val="left" w:pos="709"/>
              <w:tab w:val="right" w:leader="dot" w:pos="9061"/>
            </w:tabs>
            <w:rPr>
              <w:ins w:id="97" w:author="Administrador" w:date="2019-11-11T17:56:00Z"/>
              <w:rFonts w:asciiTheme="minorHAnsi" w:eastAsiaTheme="minorEastAsia" w:hAnsiTheme="minorHAnsi" w:cstheme="minorBidi"/>
              <w:b w:val="0"/>
              <w:bCs w:val="0"/>
              <w:noProof/>
              <w:sz w:val="22"/>
              <w:szCs w:val="22"/>
              <w:lang w:eastAsia="pt-BR"/>
            </w:rPr>
          </w:pPr>
          <w:ins w:id="98"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Personagens</w:t>
            </w:r>
            <w:r>
              <w:rPr>
                <w:noProof/>
                <w:webHidden/>
              </w:rPr>
              <w:tab/>
            </w:r>
            <w:r>
              <w:rPr>
                <w:noProof/>
                <w:webHidden/>
              </w:rPr>
              <w:fldChar w:fldCharType="begin"/>
            </w:r>
            <w:r>
              <w:rPr>
                <w:noProof/>
                <w:webHidden/>
              </w:rPr>
              <w:instrText xml:space="preserve"> PAGEREF _Toc24387387 \h </w:instrText>
            </w:r>
          </w:ins>
          <w:r>
            <w:rPr>
              <w:noProof/>
              <w:webHidden/>
            </w:rPr>
          </w:r>
          <w:r>
            <w:rPr>
              <w:noProof/>
              <w:webHidden/>
            </w:rPr>
            <w:fldChar w:fldCharType="separate"/>
          </w:r>
          <w:ins w:id="99" w:author="Administrador" w:date="2019-11-11T17:56:00Z">
            <w:r>
              <w:rPr>
                <w:noProof/>
                <w:webHidden/>
              </w:rPr>
              <w:t>20</w:t>
            </w:r>
            <w:r>
              <w:rPr>
                <w:noProof/>
                <w:webHidden/>
              </w:rPr>
              <w:fldChar w:fldCharType="end"/>
            </w:r>
            <w:r w:rsidRPr="00CD32C7">
              <w:rPr>
                <w:rStyle w:val="Hyperlink"/>
                <w:noProof/>
              </w:rPr>
              <w:fldChar w:fldCharType="end"/>
            </w:r>
          </w:ins>
        </w:p>
        <w:p w14:paraId="4AC3E82B" w14:textId="31B8742B" w:rsidR="005F7DD0" w:rsidRDefault="005F7DD0">
          <w:pPr>
            <w:pStyle w:val="Sumrio2"/>
            <w:tabs>
              <w:tab w:val="left" w:pos="709"/>
              <w:tab w:val="right" w:leader="dot" w:pos="9061"/>
            </w:tabs>
            <w:rPr>
              <w:ins w:id="100" w:author="Administrador" w:date="2019-11-11T17:56:00Z"/>
              <w:rFonts w:asciiTheme="minorHAnsi" w:eastAsiaTheme="minorEastAsia" w:hAnsiTheme="minorHAnsi" w:cstheme="minorBidi"/>
              <w:b w:val="0"/>
              <w:bCs w:val="0"/>
              <w:noProof/>
              <w:sz w:val="22"/>
              <w:szCs w:val="22"/>
              <w:lang w:eastAsia="pt-BR"/>
            </w:rPr>
          </w:pPr>
          <w:ins w:id="101"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"_Toc24387388"</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2.4.1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Formiga de Fogo</w:t>
            </w:r>
            <w:r>
              <w:rPr>
                <w:noProof/>
                <w:webHidden/>
              </w:rPr>
              <w:tab/>
            </w:r>
            <w:r>
              <w:rPr>
                <w:noProof/>
                <w:webHidden/>
              </w:rPr>
              <w:fldChar w:fldCharType="begin"/>
            </w:r>
            <w:r>
              <w:rPr>
                <w:noProof/>
                <w:webHidden/>
              </w:rPr>
              <w:instrText xml:space="preserve"> PAGEREF _Toc24387388 \h </w:instrText>
            </w:r>
          </w:ins>
          <w:r>
            <w:rPr>
              <w:noProof/>
              <w:webHidden/>
            </w:rPr>
          </w:r>
          <w:r>
            <w:rPr>
              <w:noProof/>
              <w:webHidden/>
            </w:rPr>
            <w:fldChar w:fldCharType="separate"/>
          </w:r>
          <w:ins w:id="102" w:author="Administrador" w:date="2019-11-11T17:56:00Z">
            <w:r>
              <w:rPr>
                <w:noProof/>
                <w:webHidden/>
              </w:rPr>
              <w:t>21</w:t>
            </w:r>
            <w:r>
              <w:rPr>
                <w:noProof/>
                <w:webHidden/>
              </w:rPr>
              <w:fldChar w:fldCharType="end"/>
            </w:r>
            <w:r w:rsidRPr="00CD32C7">
              <w:rPr>
                <w:rStyle w:val="Hyperlink"/>
                <w:noProof/>
              </w:rPr>
              <w:fldChar w:fldCharType="end"/>
            </w:r>
          </w:ins>
        </w:p>
        <w:p w14:paraId="58AE9D93" w14:textId="408C4A66" w:rsidR="005F7DD0" w:rsidRDefault="005F7DD0">
          <w:pPr>
            <w:pStyle w:val="Sumrio2"/>
            <w:tabs>
              <w:tab w:val="left" w:pos="709"/>
              <w:tab w:val="right" w:leader="dot" w:pos="9061"/>
            </w:tabs>
            <w:rPr>
              <w:ins w:id="103" w:author="Administrador" w:date="2019-11-11T17:56:00Z"/>
              <w:rFonts w:asciiTheme="minorHAnsi" w:eastAsiaTheme="minorEastAsia" w:hAnsiTheme="minorHAnsi" w:cstheme="minorBidi"/>
              <w:b w:val="0"/>
              <w:bCs w:val="0"/>
              <w:noProof/>
              <w:sz w:val="22"/>
              <w:szCs w:val="22"/>
              <w:lang w:eastAsia="pt-BR"/>
            </w:rPr>
          </w:pPr>
          <w:ins w:id="104"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"_Toc24387389"</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2.4.2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Formiga Cabeça de Porta</w:t>
            </w:r>
            <w:r>
              <w:rPr>
                <w:noProof/>
                <w:webHidden/>
              </w:rPr>
              <w:tab/>
            </w:r>
            <w:r>
              <w:rPr>
                <w:noProof/>
                <w:webHidden/>
              </w:rPr>
              <w:fldChar w:fldCharType="begin"/>
            </w:r>
            <w:r>
              <w:rPr>
                <w:noProof/>
                <w:webHidden/>
              </w:rPr>
              <w:instrText xml:space="preserve"> PAGEREF _Toc24387389 \h </w:instrText>
            </w:r>
          </w:ins>
          <w:r>
            <w:rPr>
              <w:noProof/>
              <w:webHidden/>
            </w:rPr>
          </w:r>
          <w:r>
            <w:rPr>
              <w:noProof/>
              <w:webHidden/>
            </w:rPr>
            <w:fldChar w:fldCharType="separate"/>
          </w:r>
          <w:ins w:id="105" w:author="Administrador" w:date="2019-11-11T17:56:00Z">
            <w:r>
              <w:rPr>
                <w:noProof/>
                <w:webHidden/>
              </w:rPr>
              <w:t>21</w:t>
            </w:r>
            <w:r>
              <w:rPr>
                <w:noProof/>
                <w:webHidden/>
              </w:rPr>
              <w:fldChar w:fldCharType="end"/>
            </w:r>
            <w:r w:rsidRPr="00CD32C7">
              <w:rPr>
                <w:rStyle w:val="Hyperlink"/>
                <w:noProof/>
              </w:rPr>
              <w:fldChar w:fldCharType="end"/>
            </w:r>
          </w:ins>
        </w:p>
        <w:p w14:paraId="3DDFF615" w14:textId="3AA8B5B4" w:rsidR="005F7DD0" w:rsidRDefault="005F7DD0">
          <w:pPr>
            <w:pStyle w:val="Sumrio2"/>
            <w:tabs>
              <w:tab w:val="left" w:pos="709"/>
              <w:tab w:val="right" w:leader="dot" w:pos="9061"/>
            </w:tabs>
            <w:rPr>
              <w:ins w:id="106" w:author="Administrador" w:date="2019-11-11T17:56:00Z"/>
              <w:rFonts w:asciiTheme="minorHAnsi" w:eastAsiaTheme="minorEastAsia" w:hAnsiTheme="minorHAnsi" w:cstheme="minorBidi"/>
              <w:b w:val="0"/>
              <w:bCs w:val="0"/>
              <w:noProof/>
              <w:sz w:val="22"/>
              <w:szCs w:val="22"/>
              <w:lang w:eastAsia="pt-BR"/>
            </w:rPr>
          </w:pPr>
          <w:ins w:id="107"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"_Toc24387390"</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2.5</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MECÂNICAS DO JOGO</w:t>
            </w:r>
            <w:r>
              <w:rPr>
                <w:noProof/>
                <w:webHidden/>
              </w:rPr>
              <w:tab/>
            </w:r>
            <w:r>
              <w:rPr>
                <w:noProof/>
                <w:webHidden/>
              </w:rPr>
              <w:fldChar w:fldCharType="begin"/>
            </w:r>
            <w:r>
              <w:rPr>
                <w:noProof/>
                <w:webHidden/>
              </w:rPr>
              <w:instrText xml:space="preserve"> PAGEREF _Toc24387390 \h </w:instrText>
            </w:r>
          </w:ins>
          <w:r>
            <w:rPr>
              <w:noProof/>
              <w:webHidden/>
            </w:rPr>
          </w:r>
          <w:r>
            <w:rPr>
              <w:noProof/>
              <w:webHidden/>
            </w:rPr>
            <w:fldChar w:fldCharType="separate"/>
          </w:r>
          <w:ins w:id="108" w:author="Administrador" w:date="2019-11-11T17:56:00Z">
            <w:r>
              <w:rPr>
                <w:noProof/>
                <w:webHidden/>
              </w:rPr>
              <w:t>22</w:t>
            </w:r>
            <w:r>
              <w:rPr>
                <w:noProof/>
                <w:webHidden/>
              </w:rPr>
              <w:fldChar w:fldCharType="end"/>
            </w:r>
            <w:r w:rsidRPr="00CD32C7">
              <w:rPr>
                <w:rStyle w:val="Hyperlink"/>
                <w:noProof/>
              </w:rPr>
              <w:fldChar w:fldCharType="end"/>
            </w:r>
          </w:ins>
        </w:p>
        <w:p w14:paraId="53F049C3" w14:textId="2B5AB695" w:rsidR="005F7DD0" w:rsidRDefault="005F7DD0">
          <w:pPr>
            <w:pStyle w:val="Sumrio2"/>
            <w:tabs>
              <w:tab w:val="left" w:pos="709"/>
              <w:tab w:val="right" w:leader="dot" w:pos="9061"/>
            </w:tabs>
            <w:rPr>
              <w:ins w:id="109" w:author="Administrador" w:date="2019-11-11T17:56:00Z"/>
              <w:rFonts w:asciiTheme="minorHAnsi" w:eastAsiaTheme="minorEastAsia" w:hAnsiTheme="minorHAnsi" w:cstheme="minorBidi"/>
              <w:b w:val="0"/>
              <w:bCs w:val="0"/>
              <w:noProof/>
              <w:sz w:val="22"/>
              <w:szCs w:val="22"/>
              <w:lang w:eastAsia="pt-BR"/>
            </w:rPr>
          </w:pPr>
          <w:ins w:id="110"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"_Toc24387391"</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Mecânicas básicas</w:t>
            </w:r>
            <w:r>
              <w:rPr>
                <w:noProof/>
                <w:webHidden/>
              </w:rPr>
              <w:tab/>
            </w:r>
            <w:r>
              <w:rPr>
                <w:noProof/>
                <w:webHidden/>
              </w:rPr>
              <w:fldChar w:fldCharType="begin"/>
            </w:r>
            <w:r>
              <w:rPr>
                <w:noProof/>
                <w:webHidden/>
              </w:rPr>
              <w:instrText xml:space="preserve"> PAGEREF _Toc24387391 \h </w:instrText>
            </w:r>
          </w:ins>
          <w:r>
            <w:rPr>
              <w:noProof/>
              <w:webHidden/>
            </w:rPr>
          </w:r>
          <w:r>
            <w:rPr>
              <w:noProof/>
              <w:webHidden/>
            </w:rPr>
            <w:fldChar w:fldCharType="separate"/>
          </w:r>
          <w:ins w:id="111" w:author="Administrador" w:date="2019-11-11T17:56:00Z">
            <w:r>
              <w:rPr>
                <w:noProof/>
                <w:webHidden/>
              </w:rPr>
              <w:t>22</w:t>
            </w:r>
            <w:r>
              <w:rPr>
                <w:noProof/>
                <w:webHidden/>
              </w:rPr>
              <w:fldChar w:fldCharType="end"/>
            </w:r>
            <w:r w:rsidRPr="00CD32C7">
              <w:rPr>
                <w:rStyle w:val="Hyperlink"/>
                <w:noProof/>
              </w:rPr>
              <w:fldChar w:fldCharType="end"/>
            </w:r>
          </w:ins>
        </w:p>
        <w:p w14:paraId="444A9847" w14:textId="0F800EB9" w:rsidR="005F7DD0" w:rsidRDefault="005F7DD0">
          <w:pPr>
            <w:pStyle w:val="Sumrio2"/>
            <w:tabs>
              <w:tab w:val="left" w:pos="709"/>
              <w:tab w:val="right" w:leader="dot" w:pos="9061"/>
            </w:tabs>
            <w:rPr>
              <w:ins w:id="112" w:author="Administrador" w:date="2019-11-11T17:56:00Z"/>
              <w:rFonts w:asciiTheme="minorHAnsi" w:eastAsiaTheme="minorEastAsia" w:hAnsiTheme="minorHAnsi" w:cstheme="minorBidi"/>
              <w:b w:val="0"/>
              <w:bCs w:val="0"/>
              <w:noProof/>
              <w:sz w:val="22"/>
              <w:szCs w:val="22"/>
              <w:lang w:eastAsia="pt-BR"/>
            </w:rPr>
          </w:pPr>
          <w:ins w:id="113"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"_Toc24387392"</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Mecânicas de perigo</w:t>
            </w:r>
            <w:r>
              <w:rPr>
                <w:noProof/>
                <w:webHidden/>
              </w:rPr>
              <w:tab/>
            </w:r>
            <w:r>
              <w:rPr>
                <w:noProof/>
                <w:webHidden/>
              </w:rPr>
              <w:fldChar w:fldCharType="begin"/>
            </w:r>
            <w:r>
              <w:rPr>
                <w:noProof/>
                <w:webHidden/>
              </w:rPr>
              <w:instrText xml:space="preserve"> PAGEREF _Toc24387392 \h </w:instrText>
            </w:r>
          </w:ins>
          <w:r>
            <w:rPr>
              <w:noProof/>
              <w:webHidden/>
            </w:rPr>
          </w:r>
          <w:r>
            <w:rPr>
              <w:noProof/>
              <w:webHidden/>
            </w:rPr>
            <w:fldChar w:fldCharType="separate"/>
          </w:r>
          <w:ins w:id="114" w:author="Administrador" w:date="2019-11-11T17:56:00Z">
            <w:r>
              <w:rPr>
                <w:noProof/>
                <w:webHidden/>
              </w:rPr>
              <w:t>23</w:t>
            </w:r>
            <w:r>
              <w:rPr>
                <w:noProof/>
                <w:webHidden/>
              </w:rPr>
              <w:fldChar w:fldCharType="end"/>
            </w:r>
            <w:r w:rsidRPr="00CD32C7">
              <w:rPr>
                <w:rStyle w:val="Hyperlink"/>
                <w:noProof/>
              </w:rPr>
              <w:fldChar w:fldCharType="end"/>
            </w:r>
          </w:ins>
        </w:p>
        <w:p w14:paraId="7CC0BED8" w14:textId="799A4829" w:rsidR="005F7DD0" w:rsidRDefault="005F7DD0">
          <w:pPr>
            <w:pStyle w:val="Sumrio2"/>
            <w:tabs>
              <w:tab w:val="left" w:pos="709"/>
              <w:tab w:val="right" w:leader="dot" w:pos="9061"/>
            </w:tabs>
            <w:rPr>
              <w:ins w:id="115" w:author="Administrador" w:date="2019-11-11T17:56:00Z"/>
              <w:rFonts w:asciiTheme="minorHAnsi" w:eastAsiaTheme="minorEastAsia" w:hAnsiTheme="minorHAnsi" w:cstheme="minorBidi"/>
              <w:b w:val="0"/>
              <w:bCs w:val="0"/>
              <w:noProof/>
              <w:sz w:val="22"/>
              <w:szCs w:val="22"/>
              <w:lang w:eastAsia="pt-BR"/>
            </w:rPr>
          </w:pPr>
          <w:ins w:id="116"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"_Toc24387393"</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Colecionáveis</w:t>
            </w:r>
            <w:r>
              <w:rPr>
                <w:noProof/>
                <w:webHidden/>
              </w:rPr>
              <w:tab/>
            </w:r>
            <w:r>
              <w:rPr>
                <w:noProof/>
                <w:webHidden/>
              </w:rPr>
              <w:fldChar w:fldCharType="begin"/>
            </w:r>
            <w:r>
              <w:rPr>
                <w:noProof/>
                <w:webHidden/>
              </w:rPr>
              <w:instrText xml:space="preserve"> PAGEREF _Toc24387393 \h </w:instrText>
            </w:r>
          </w:ins>
          <w:r>
            <w:rPr>
              <w:noProof/>
              <w:webHidden/>
            </w:rPr>
          </w:r>
          <w:r>
            <w:rPr>
              <w:noProof/>
              <w:webHidden/>
            </w:rPr>
            <w:fldChar w:fldCharType="separate"/>
          </w:r>
          <w:ins w:id="117" w:author="Administrador" w:date="2019-11-11T17:56:00Z">
            <w:r>
              <w:rPr>
                <w:noProof/>
                <w:webHidden/>
              </w:rPr>
              <w:t>23</w:t>
            </w:r>
            <w:r>
              <w:rPr>
                <w:noProof/>
                <w:webHidden/>
              </w:rPr>
              <w:fldChar w:fldCharType="end"/>
            </w:r>
            <w:r w:rsidRPr="00CD32C7">
              <w:rPr>
                <w:rStyle w:val="Hyperlink"/>
                <w:noProof/>
              </w:rPr>
              <w:fldChar w:fldCharType="end"/>
            </w:r>
          </w:ins>
        </w:p>
        <w:p w14:paraId="0966699F" w14:textId="7E37F80E" w:rsidR="005F7DD0" w:rsidRDefault="005F7DD0">
          <w:pPr>
            <w:pStyle w:val="Sumrio2"/>
            <w:tabs>
              <w:tab w:val="left" w:pos="709"/>
              <w:tab w:val="right" w:leader="dot" w:pos="9061"/>
            </w:tabs>
            <w:rPr>
              <w:ins w:id="118" w:author="Administrador" w:date="2019-11-11T17:56:00Z"/>
              <w:rFonts w:asciiTheme="minorHAnsi" w:eastAsiaTheme="minorEastAsia" w:hAnsiTheme="minorHAnsi" w:cstheme="minorBidi"/>
              <w:b w:val="0"/>
              <w:bCs w:val="0"/>
              <w:noProof/>
              <w:sz w:val="22"/>
              <w:szCs w:val="22"/>
              <w:lang w:eastAsia="pt-BR"/>
            </w:rPr>
          </w:pPr>
          <w:ins w:id="119"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"_Toc24387394"</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Pontuações</w:t>
            </w:r>
            <w:r>
              <w:rPr>
                <w:noProof/>
                <w:webHidden/>
              </w:rPr>
              <w:tab/>
            </w:r>
            <w:r>
              <w:rPr>
                <w:noProof/>
                <w:webHidden/>
              </w:rPr>
              <w:fldChar w:fldCharType="begin"/>
            </w:r>
            <w:r>
              <w:rPr>
                <w:noProof/>
                <w:webHidden/>
              </w:rPr>
              <w:instrText xml:space="preserve"> PAGEREF _Toc24387394 \h </w:instrText>
            </w:r>
          </w:ins>
          <w:r>
            <w:rPr>
              <w:noProof/>
              <w:webHidden/>
            </w:rPr>
          </w:r>
          <w:r>
            <w:rPr>
              <w:noProof/>
              <w:webHidden/>
            </w:rPr>
            <w:fldChar w:fldCharType="separate"/>
          </w:r>
          <w:ins w:id="120" w:author="Administrador" w:date="2019-11-11T17:56:00Z">
            <w:r>
              <w:rPr>
                <w:noProof/>
                <w:webHidden/>
              </w:rPr>
              <w:t>25</w:t>
            </w:r>
            <w:r>
              <w:rPr>
                <w:noProof/>
                <w:webHidden/>
              </w:rPr>
              <w:fldChar w:fldCharType="end"/>
            </w:r>
            <w:r w:rsidRPr="00CD32C7">
              <w:rPr>
                <w:rStyle w:val="Hyperlink"/>
                <w:noProof/>
              </w:rPr>
              <w:fldChar w:fldCharType="end"/>
            </w:r>
          </w:ins>
        </w:p>
        <w:p w14:paraId="38EEA3B2" w14:textId="2E1370F7" w:rsidR="005F7DD0" w:rsidRDefault="005F7DD0">
          <w:pPr>
            <w:pStyle w:val="Sumrio2"/>
            <w:tabs>
              <w:tab w:val="left" w:pos="709"/>
              <w:tab w:val="right" w:leader="dot" w:pos="9061"/>
            </w:tabs>
            <w:rPr>
              <w:ins w:id="121" w:author="Administrador" w:date="2019-11-11T17:56:00Z"/>
              <w:rFonts w:asciiTheme="minorHAnsi" w:eastAsiaTheme="minorEastAsia" w:hAnsiTheme="minorHAnsi" w:cstheme="minorBidi"/>
              <w:b w:val="0"/>
              <w:bCs w:val="0"/>
              <w:noProof/>
              <w:sz w:val="22"/>
              <w:szCs w:val="22"/>
              <w:lang w:eastAsia="pt-BR"/>
            </w:rPr>
          </w:pPr>
          <w:ins w:id="122"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2.6</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INIMIGOS</w:t>
            </w:r>
            <w:r>
              <w:rPr>
                <w:noProof/>
                <w:webHidden/>
              </w:rPr>
              <w:tab/>
            </w:r>
            <w:r>
              <w:rPr>
                <w:noProof/>
                <w:webHidden/>
              </w:rPr>
              <w:fldChar w:fldCharType="begin"/>
            </w:r>
            <w:r>
              <w:rPr>
                <w:noProof/>
                <w:webHidden/>
              </w:rPr>
              <w:instrText xml:space="preserve"> PAGEREF _Toc24387395 \h </w:instrText>
            </w:r>
          </w:ins>
          <w:r>
            <w:rPr>
              <w:noProof/>
              <w:webHidden/>
            </w:rPr>
          </w:r>
          <w:r>
            <w:rPr>
              <w:noProof/>
              <w:webHidden/>
            </w:rPr>
            <w:fldChar w:fldCharType="separate"/>
          </w:r>
          <w:ins w:id="123" w:author="Administrador" w:date="2019-11-11T17:56:00Z">
            <w:r>
              <w:rPr>
                <w:noProof/>
                <w:webHidden/>
              </w:rPr>
              <w:t>25</w:t>
            </w:r>
            <w:r>
              <w:rPr>
                <w:noProof/>
                <w:webHidden/>
              </w:rPr>
              <w:fldChar w:fldCharType="end"/>
            </w:r>
            <w:r w:rsidRPr="00CD32C7">
              <w:rPr>
                <w:rStyle w:val="Hyperlink"/>
                <w:noProof/>
              </w:rPr>
              <w:fldChar w:fldCharType="end"/>
            </w:r>
          </w:ins>
        </w:p>
        <w:p w14:paraId="360AC093" w14:textId="1E224C2B" w:rsidR="005F7DD0" w:rsidRDefault="005F7DD0">
          <w:pPr>
            <w:pStyle w:val="Sumrio2"/>
            <w:tabs>
              <w:tab w:val="left" w:pos="709"/>
              <w:tab w:val="right" w:leader="dot" w:pos="9061"/>
            </w:tabs>
            <w:rPr>
              <w:ins w:id="124" w:author="Administrador" w:date="2019-11-11T17:56:00Z"/>
              <w:rFonts w:asciiTheme="minorHAnsi" w:eastAsiaTheme="minorEastAsia" w:hAnsiTheme="minorHAnsi" w:cstheme="minorBidi"/>
              <w:b w:val="0"/>
              <w:bCs w:val="0"/>
              <w:noProof/>
              <w:sz w:val="22"/>
              <w:szCs w:val="22"/>
              <w:lang w:eastAsia="pt-BR"/>
            </w:rPr>
          </w:pPr>
          <w:ins w:id="125"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2.6.2</w:t>
            </w:r>
            <w:r>
              <w:rPr>
                <w:rFonts w:asciiTheme="minorHAnsi" w:eastAsiaTheme="minorEastAsia" w:hAnsiTheme="minorHAnsi" w:cstheme="minorBidi"/>
                <w:b w:val="0"/>
                <w:bCs w:val="0"/>
                <w:noProof/>
                <w:sz w:val="22"/>
                <w:szCs w:val="22"/>
                <w:lang w:eastAsia="pt-BR"/>
              </w:rPr>
              <w:tab/>
            </w:r>
            <w:r w:rsidRPr="00CD32C7">
              <w:rPr>
                <w:rStyle w:val="Hyperlink"/>
                <w:rFonts w:eastAsia="Arial"/>
                <w:i/>
                <w:noProof/>
              </w:rPr>
              <w:t>Minions</w:t>
            </w:r>
            <w:r>
              <w:rPr>
                <w:noProof/>
                <w:webHidden/>
              </w:rPr>
              <w:tab/>
            </w:r>
            <w:r>
              <w:rPr>
                <w:noProof/>
                <w:webHidden/>
              </w:rPr>
              <w:fldChar w:fldCharType="begin"/>
            </w:r>
            <w:r>
              <w:rPr>
                <w:noProof/>
                <w:webHidden/>
              </w:rPr>
              <w:instrText xml:space="preserve"> PAGEREF _Toc24387396 \h </w:instrText>
            </w:r>
          </w:ins>
          <w:r>
            <w:rPr>
              <w:noProof/>
              <w:webHidden/>
            </w:rPr>
          </w:r>
          <w:r>
            <w:rPr>
              <w:noProof/>
              <w:webHidden/>
            </w:rPr>
            <w:fldChar w:fldCharType="separate"/>
          </w:r>
          <w:ins w:id="126" w:author="Administrador" w:date="2019-11-11T17:56:00Z">
            <w:r>
              <w:rPr>
                <w:noProof/>
                <w:webHidden/>
              </w:rPr>
              <w:t>26</w:t>
            </w:r>
            <w:r>
              <w:rPr>
                <w:noProof/>
                <w:webHidden/>
              </w:rPr>
              <w:fldChar w:fldCharType="end"/>
            </w:r>
            <w:r w:rsidRPr="00CD32C7">
              <w:rPr>
                <w:rStyle w:val="Hyperlink"/>
                <w:noProof/>
              </w:rPr>
              <w:fldChar w:fldCharType="end"/>
            </w:r>
          </w:ins>
        </w:p>
        <w:p w14:paraId="558AAA3B" w14:textId="473AC74D" w:rsidR="005F7DD0" w:rsidRDefault="005F7DD0">
          <w:pPr>
            <w:pStyle w:val="Sumrio2"/>
            <w:tabs>
              <w:tab w:val="left" w:pos="709"/>
              <w:tab w:val="right" w:leader="dot" w:pos="9061"/>
            </w:tabs>
            <w:rPr>
              <w:ins w:id="127" w:author="Administrador" w:date="2019-11-11T17:56:00Z"/>
              <w:rFonts w:asciiTheme="minorHAnsi" w:eastAsiaTheme="minorEastAsia" w:hAnsiTheme="minorHAnsi" w:cstheme="minorBidi"/>
              <w:b w:val="0"/>
              <w:bCs w:val="0"/>
              <w:noProof/>
              <w:sz w:val="22"/>
              <w:szCs w:val="22"/>
              <w:lang w:eastAsia="pt-BR"/>
            </w:rPr>
          </w:pPr>
          <w:ins w:id="128"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2.6.3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Chefe de Fase (</w:t>
            </w:r>
            <w:r w:rsidRPr="00CD32C7">
              <w:rPr>
                <w:rStyle w:val="Hyperlink"/>
                <w:rFonts w:eastAsia="Arial"/>
                <w:i/>
                <w:noProof/>
              </w:rPr>
              <w:t>Boss)</w:t>
            </w:r>
            <w:r>
              <w:rPr>
                <w:noProof/>
                <w:webHidden/>
              </w:rPr>
              <w:tab/>
            </w:r>
            <w:r>
              <w:rPr>
                <w:noProof/>
                <w:webHidden/>
              </w:rPr>
              <w:fldChar w:fldCharType="begin"/>
            </w:r>
            <w:r>
              <w:rPr>
                <w:noProof/>
                <w:webHidden/>
              </w:rPr>
              <w:instrText xml:space="preserve"> PAGEREF _Toc24387397 \h </w:instrText>
            </w:r>
          </w:ins>
          <w:r>
            <w:rPr>
              <w:noProof/>
              <w:webHidden/>
            </w:rPr>
          </w:r>
          <w:r>
            <w:rPr>
              <w:noProof/>
              <w:webHidden/>
            </w:rPr>
            <w:fldChar w:fldCharType="separate"/>
          </w:r>
          <w:ins w:id="129" w:author="Administrador" w:date="2019-11-11T17:56:00Z">
            <w:r>
              <w:rPr>
                <w:noProof/>
                <w:webHidden/>
              </w:rPr>
              <w:t>27</w:t>
            </w:r>
            <w:r>
              <w:rPr>
                <w:noProof/>
                <w:webHidden/>
              </w:rPr>
              <w:fldChar w:fldCharType="end"/>
            </w:r>
            <w:r w:rsidRPr="00CD32C7">
              <w:rPr>
                <w:rStyle w:val="Hyperlink"/>
                <w:noProof/>
              </w:rPr>
              <w:fldChar w:fldCharType="end"/>
            </w:r>
          </w:ins>
        </w:p>
        <w:p w14:paraId="43B189AD" w14:textId="39E3C338" w:rsidR="005F7DD0" w:rsidRDefault="005F7DD0">
          <w:pPr>
            <w:pStyle w:val="Sumrio2"/>
            <w:tabs>
              <w:tab w:val="left" w:pos="709"/>
              <w:tab w:val="right" w:leader="dot" w:pos="9061"/>
            </w:tabs>
            <w:rPr>
              <w:ins w:id="130" w:author="Administrador" w:date="2019-11-11T17:56:00Z"/>
              <w:rFonts w:asciiTheme="minorHAnsi" w:eastAsiaTheme="minorEastAsia" w:hAnsiTheme="minorHAnsi" w:cstheme="minorBidi"/>
              <w:b w:val="0"/>
              <w:bCs w:val="0"/>
              <w:noProof/>
              <w:sz w:val="22"/>
              <w:szCs w:val="22"/>
              <w:lang w:eastAsia="pt-BR"/>
            </w:rPr>
          </w:pPr>
          <w:ins w:id="131"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Gráfico de ritmo</w:t>
            </w:r>
            <w:r>
              <w:rPr>
                <w:noProof/>
                <w:webHidden/>
              </w:rPr>
              <w:tab/>
            </w:r>
            <w:r>
              <w:rPr>
                <w:noProof/>
                <w:webHidden/>
              </w:rPr>
              <w:fldChar w:fldCharType="begin"/>
            </w:r>
            <w:r>
              <w:rPr>
                <w:noProof/>
                <w:webHidden/>
              </w:rPr>
              <w:instrText xml:space="preserve"> PAGEREF _Toc24387405 \h </w:instrText>
            </w:r>
          </w:ins>
          <w:r>
            <w:rPr>
              <w:noProof/>
              <w:webHidden/>
            </w:rPr>
          </w:r>
          <w:r>
            <w:rPr>
              <w:noProof/>
              <w:webHidden/>
            </w:rPr>
            <w:fldChar w:fldCharType="separate"/>
          </w:r>
          <w:ins w:id="132" w:author="Administrador" w:date="2019-11-11T17:56:00Z">
            <w:r>
              <w:rPr>
                <w:noProof/>
                <w:webHidden/>
              </w:rPr>
              <w:t>28</w:t>
            </w:r>
            <w:r>
              <w:rPr>
                <w:noProof/>
                <w:webHidden/>
              </w:rPr>
              <w:fldChar w:fldCharType="end"/>
            </w:r>
            <w:r w:rsidRPr="00CD32C7">
              <w:rPr>
                <w:rStyle w:val="Hyperlink"/>
                <w:noProof/>
              </w:rPr>
              <w:fldChar w:fldCharType="end"/>
            </w:r>
          </w:ins>
        </w:p>
        <w:p w14:paraId="0CFB8F70" w14:textId="6FD708E1" w:rsidR="005F7DD0" w:rsidRDefault="005F7DD0">
          <w:pPr>
            <w:pStyle w:val="Sumrio2"/>
            <w:tabs>
              <w:tab w:val="left" w:pos="709"/>
              <w:tab w:val="right" w:leader="dot" w:pos="9061"/>
            </w:tabs>
            <w:rPr>
              <w:ins w:id="133" w:author="Administrador" w:date="2019-11-11T17:56:00Z"/>
              <w:rFonts w:asciiTheme="minorHAnsi" w:eastAsiaTheme="minorEastAsia" w:hAnsiTheme="minorHAnsi" w:cstheme="minorBidi"/>
              <w:b w:val="0"/>
              <w:bCs w:val="0"/>
              <w:noProof/>
              <w:sz w:val="22"/>
              <w:szCs w:val="22"/>
              <w:lang w:eastAsia="pt-BR"/>
            </w:rPr>
          </w:pPr>
          <w:ins w:id="134"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1</w:t>
            </w:r>
            <w:r>
              <w:rPr>
                <w:noProof/>
                <w:webHidden/>
              </w:rPr>
              <w:tab/>
            </w:r>
            <w:r>
              <w:rPr>
                <w:noProof/>
                <w:webHidden/>
              </w:rPr>
              <w:fldChar w:fldCharType="begin"/>
            </w:r>
            <w:r>
              <w:rPr>
                <w:noProof/>
                <w:webHidden/>
              </w:rPr>
              <w:instrText xml:space="preserve"> PAGEREF _Toc24387406 \h </w:instrText>
            </w:r>
          </w:ins>
          <w:r>
            <w:rPr>
              <w:noProof/>
              <w:webHidden/>
            </w:rPr>
          </w:r>
          <w:r>
            <w:rPr>
              <w:noProof/>
              <w:webHidden/>
            </w:rPr>
            <w:fldChar w:fldCharType="separate"/>
          </w:r>
          <w:ins w:id="135" w:author="Administrador" w:date="2019-11-11T17:56:00Z">
            <w:r>
              <w:rPr>
                <w:noProof/>
                <w:webHidden/>
              </w:rPr>
              <w:t>28</w:t>
            </w:r>
            <w:r>
              <w:rPr>
                <w:noProof/>
                <w:webHidden/>
              </w:rPr>
              <w:fldChar w:fldCharType="end"/>
            </w:r>
            <w:r w:rsidRPr="00CD32C7">
              <w:rPr>
                <w:rStyle w:val="Hyperlink"/>
                <w:noProof/>
              </w:rPr>
              <w:fldChar w:fldCharType="end"/>
            </w:r>
          </w:ins>
        </w:p>
        <w:p w14:paraId="29BA6A25" w14:textId="3703EDA2" w:rsidR="005F7DD0" w:rsidRDefault="005F7DD0">
          <w:pPr>
            <w:pStyle w:val="Sumrio2"/>
            <w:tabs>
              <w:tab w:val="left" w:pos="709"/>
              <w:tab w:val="right" w:leader="dot" w:pos="9061"/>
            </w:tabs>
            <w:rPr>
              <w:ins w:id="136" w:author="Administrador" w:date="2019-11-11T17:56:00Z"/>
              <w:rFonts w:asciiTheme="minorHAnsi" w:eastAsiaTheme="minorEastAsia" w:hAnsiTheme="minorHAnsi" w:cstheme="minorBidi"/>
              <w:b w:val="0"/>
              <w:bCs w:val="0"/>
              <w:noProof/>
              <w:sz w:val="22"/>
              <w:szCs w:val="22"/>
              <w:lang w:eastAsia="pt-BR"/>
            </w:rPr>
          </w:pPr>
          <w:ins w:id="137"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2</w:t>
            </w:r>
            <w:r>
              <w:rPr>
                <w:noProof/>
                <w:webHidden/>
              </w:rPr>
              <w:tab/>
            </w:r>
            <w:r>
              <w:rPr>
                <w:noProof/>
                <w:webHidden/>
              </w:rPr>
              <w:fldChar w:fldCharType="begin"/>
            </w:r>
            <w:r>
              <w:rPr>
                <w:noProof/>
                <w:webHidden/>
              </w:rPr>
              <w:instrText xml:space="preserve"> PAGEREF _Toc24387407 \h </w:instrText>
            </w:r>
          </w:ins>
          <w:r>
            <w:rPr>
              <w:noProof/>
              <w:webHidden/>
            </w:rPr>
          </w:r>
          <w:r>
            <w:rPr>
              <w:noProof/>
              <w:webHidden/>
            </w:rPr>
            <w:fldChar w:fldCharType="separate"/>
          </w:r>
          <w:ins w:id="138" w:author="Administrador" w:date="2019-11-11T17:56:00Z">
            <w:r>
              <w:rPr>
                <w:noProof/>
                <w:webHidden/>
              </w:rPr>
              <w:t>28</w:t>
            </w:r>
            <w:r>
              <w:rPr>
                <w:noProof/>
                <w:webHidden/>
              </w:rPr>
              <w:fldChar w:fldCharType="end"/>
            </w:r>
            <w:r w:rsidRPr="00CD32C7">
              <w:rPr>
                <w:rStyle w:val="Hyperlink"/>
                <w:noProof/>
              </w:rPr>
              <w:fldChar w:fldCharType="end"/>
            </w:r>
          </w:ins>
        </w:p>
        <w:p w14:paraId="6F86D898" w14:textId="2A581061" w:rsidR="005F7DD0" w:rsidRDefault="005F7DD0">
          <w:pPr>
            <w:pStyle w:val="Sumrio2"/>
            <w:tabs>
              <w:tab w:val="left" w:pos="709"/>
              <w:tab w:val="right" w:leader="dot" w:pos="9061"/>
            </w:tabs>
            <w:rPr>
              <w:ins w:id="139" w:author="Administrador" w:date="2019-11-11T17:56:00Z"/>
              <w:rFonts w:asciiTheme="minorHAnsi" w:eastAsiaTheme="minorEastAsia" w:hAnsiTheme="minorHAnsi" w:cstheme="minorBidi"/>
              <w:b w:val="0"/>
              <w:bCs w:val="0"/>
              <w:noProof/>
              <w:sz w:val="22"/>
              <w:szCs w:val="22"/>
              <w:lang w:eastAsia="pt-BR"/>
            </w:rPr>
          </w:pPr>
          <w:ins w:id="140"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"_Toc24387408"</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3</w:t>
            </w:r>
            <w:r>
              <w:rPr>
                <w:noProof/>
                <w:webHidden/>
              </w:rPr>
              <w:tab/>
            </w:r>
            <w:r>
              <w:rPr>
                <w:noProof/>
                <w:webHidden/>
              </w:rPr>
              <w:fldChar w:fldCharType="begin"/>
            </w:r>
            <w:r>
              <w:rPr>
                <w:noProof/>
                <w:webHidden/>
              </w:rPr>
              <w:instrText xml:space="preserve"> PAGEREF _Toc24387408 \h </w:instrText>
            </w:r>
          </w:ins>
          <w:r>
            <w:rPr>
              <w:noProof/>
              <w:webHidden/>
            </w:rPr>
          </w:r>
          <w:r>
            <w:rPr>
              <w:noProof/>
              <w:webHidden/>
            </w:rPr>
            <w:fldChar w:fldCharType="separate"/>
          </w:r>
          <w:ins w:id="141" w:author="Administrador" w:date="2019-11-11T17:56:00Z">
            <w:r>
              <w:rPr>
                <w:noProof/>
                <w:webHidden/>
              </w:rPr>
              <w:t>28</w:t>
            </w:r>
            <w:r>
              <w:rPr>
                <w:noProof/>
                <w:webHidden/>
              </w:rPr>
              <w:fldChar w:fldCharType="end"/>
            </w:r>
            <w:r w:rsidRPr="00CD32C7">
              <w:rPr>
                <w:rStyle w:val="Hyperlink"/>
                <w:noProof/>
              </w:rPr>
              <w:fldChar w:fldCharType="end"/>
            </w:r>
          </w:ins>
        </w:p>
        <w:p w14:paraId="2330202E" w14:textId="405D96E4" w:rsidR="005F7DD0" w:rsidRDefault="005F7DD0">
          <w:pPr>
            <w:pStyle w:val="Sumrio2"/>
            <w:tabs>
              <w:tab w:val="left" w:pos="709"/>
              <w:tab w:val="right" w:leader="dot" w:pos="9061"/>
            </w:tabs>
            <w:rPr>
              <w:ins w:id="142" w:author="Administrador" w:date="2019-11-11T17:56:00Z"/>
              <w:rFonts w:asciiTheme="minorHAnsi" w:eastAsiaTheme="minorEastAsia" w:hAnsiTheme="minorHAnsi" w:cstheme="minorBidi"/>
              <w:b w:val="0"/>
              <w:bCs w:val="0"/>
              <w:noProof/>
              <w:sz w:val="22"/>
              <w:szCs w:val="22"/>
              <w:lang w:eastAsia="pt-BR"/>
            </w:rPr>
          </w:pPr>
          <w:ins w:id="143"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"_Toc24387409"</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2.8</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Música e efeitos sonoros</w:t>
            </w:r>
            <w:r>
              <w:rPr>
                <w:noProof/>
                <w:webHidden/>
              </w:rPr>
              <w:tab/>
            </w:r>
            <w:r>
              <w:rPr>
                <w:noProof/>
                <w:webHidden/>
              </w:rPr>
              <w:fldChar w:fldCharType="begin"/>
            </w:r>
            <w:r>
              <w:rPr>
                <w:noProof/>
                <w:webHidden/>
              </w:rPr>
              <w:instrText xml:space="preserve"> PAGEREF _Toc24387409 \h </w:instrText>
            </w:r>
          </w:ins>
          <w:r>
            <w:rPr>
              <w:noProof/>
              <w:webHidden/>
            </w:rPr>
          </w:r>
          <w:r>
            <w:rPr>
              <w:noProof/>
              <w:webHidden/>
            </w:rPr>
            <w:fldChar w:fldCharType="separate"/>
          </w:r>
          <w:ins w:id="144" w:author="Administrador" w:date="2019-11-11T17:56:00Z">
            <w:r>
              <w:rPr>
                <w:noProof/>
                <w:webHidden/>
              </w:rPr>
              <w:t>29</w:t>
            </w:r>
            <w:r>
              <w:rPr>
                <w:noProof/>
                <w:webHidden/>
              </w:rPr>
              <w:fldChar w:fldCharType="end"/>
            </w:r>
            <w:r w:rsidRPr="00CD32C7">
              <w:rPr>
                <w:rStyle w:val="Hyperlink"/>
                <w:noProof/>
              </w:rPr>
              <w:fldChar w:fldCharType="end"/>
            </w:r>
          </w:ins>
        </w:p>
        <w:p w14:paraId="084F39FD" w14:textId="4A4DA3F3" w:rsidR="005F7DD0" w:rsidRDefault="005F7DD0">
          <w:pPr>
            <w:pStyle w:val="Sumrio2"/>
            <w:tabs>
              <w:tab w:val="left" w:pos="709"/>
              <w:tab w:val="right" w:leader="dot" w:pos="9061"/>
            </w:tabs>
            <w:rPr>
              <w:ins w:id="145" w:author="Administrador" w:date="2019-11-11T17:56:00Z"/>
              <w:rFonts w:asciiTheme="minorHAnsi" w:eastAsiaTheme="minorEastAsia" w:hAnsiTheme="minorHAnsi" w:cstheme="minorBidi"/>
              <w:b w:val="0"/>
              <w:bCs w:val="0"/>
              <w:noProof/>
              <w:sz w:val="22"/>
              <w:szCs w:val="22"/>
              <w:lang w:eastAsia="pt-BR"/>
            </w:rPr>
          </w:pPr>
          <w:ins w:id="146" w:author="Administrador" w:date="2019-11-11T17:56:00Z">
            <w:r w:rsidRPr="00CD32C7">
              <w:rPr>
                <w:rStyle w:val="Hyperlink"/>
                <w:noProof/>
              </w:rPr>
              <w:lastRenderedPageBreak/>
              <w:fldChar w:fldCharType="begin"/>
            </w:r>
            <w:r w:rsidRPr="00CD32C7">
              <w:rPr>
                <w:rStyle w:val="Hyperlink"/>
                <w:noProof/>
              </w:rPr>
              <w:instrText xml:space="preserve"> </w:instrText>
            </w:r>
            <w:r>
              <w:rPr>
                <w:noProof/>
              </w:rPr>
              <w:instrText>HYPERLINK \l "_Toc24387410"</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Resultados</w:t>
            </w:r>
            <w:r>
              <w:rPr>
                <w:noProof/>
                <w:webHidden/>
              </w:rPr>
              <w:tab/>
            </w:r>
            <w:r>
              <w:rPr>
                <w:noProof/>
                <w:webHidden/>
              </w:rPr>
              <w:fldChar w:fldCharType="begin"/>
            </w:r>
            <w:r>
              <w:rPr>
                <w:noProof/>
                <w:webHidden/>
              </w:rPr>
              <w:instrText xml:space="preserve"> PAGEREF _Toc24387410 \h </w:instrText>
            </w:r>
          </w:ins>
          <w:r>
            <w:rPr>
              <w:noProof/>
              <w:webHidden/>
            </w:rPr>
          </w:r>
          <w:r>
            <w:rPr>
              <w:noProof/>
              <w:webHidden/>
            </w:rPr>
            <w:fldChar w:fldCharType="separate"/>
          </w:r>
          <w:ins w:id="147" w:author="Administrador" w:date="2019-11-11T17:56:00Z">
            <w:r>
              <w:rPr>
                <w:noProof/>
                <w:webHidden/>
              </w:rPr>
              <w:t>30</w:t>
            </w:r>
            <w:r>
              <w:rPr>
                <w:noProof/>
                <w:webHidden/>
              </w:rPr>
              <w:fldChar w:fldCharType="end"/>
            </w:r>
            <w:r w:rsidRPr="00CD32C7">
              <w:rPr>
                <w:rStyle w:val="Hyperlink"/>
                <w:noProof/>
              </w:rPr>
              <w:fldChar w:fldCharType="end"/>
            </w:r>
          </w:ins>
        </w:p>
        <w:p w14:paraId="62705801" w14:textId="7626FD9A" w:rsidR="005F7DD0" w:rsidRDefault="005F7DD0">
          <w:pPr>
            <w:pStyle w:val="Sumrio2"/>
            <w:tabs>
              <w:tab w:val="right" w:leader="dot" w:pos="9061"/>
            </w:tabs>
            <w:rPr>
              <w:ins w:id="148" w:author="Administrador" w:date="2019-11-11T17:56:00Z"/>
              <w:rFonts w:asciiTheme="minorHAnsi" w:eastAsiaTheme="minorEastAsia" w:hAnsiTheme="minorHAnsi" w:cstheme="minorBidi"/>
              <w:b w:val="0"/>
              <w:bCs w:val="0"/>
              <w:noProof/>
              <w:sz w:val="22"/>
              <w:szCs w:val="22"/>
              <w:lang w:eastAsia="pt-BR"/>
            </w:rPr>
          </w:pPr>
          <w:ins w:id="149"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"_Toc24387411"</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Para auxiliar no desenvolvimento do jogo, foi proposto testes Alfa e Beta. O objetivo desses testes era coletar as opiniões dos jogadores sobre o que deveria ser melhorado, análise de mercado e também descobrir novos bugs. Após o lançamento do jogo, também foi feita uma avaliação para saber os resultados finais.</w:t>
            </w:r>
            <w:r>
              <w:rPr>
                <w:noProof/>
                <w:webHidden/>
              </w:rPr>
              <w:tab/>
            </w:r>
            <w:r>
              <w:rPr>
                <w:noProof/>
                <w:webHidden/>
              </w:rPr>
              <w:fldChar w:fldCharType="begin"/>
            </w:r>
            <w:r>
              <w:rPr>
                <w:noProof/>
                <w:webHidden/>
              </w:rPr>
              <w:instrText xml:space="preserve"> PAGEREF _Toc24387411 \h </w:instrText>
            </w:r>
          </w:ins>
          <w:r>
            <w:rPr>
              <w:noProof/>
              <w:webHidden/>
            </w:rPr>
          </w:r>
          <w:r>
            <w:rPr>
              <w:noProof/>
              <w:webHidden/>
            </w:rPr>
            <w:fldChar w:fldCharType="separate"/>
          </w:r>
          <w:ins w:id="150" w:author="Administrador" w:date="2019-11-11T17:56:00Z">
            <w:r>
              <w:rPr>
                <w:noProof/>
                <w:webHidden/>
              </w:rPr>
              <w:t>30</w:t>
            </w:r>
            <w:r>
              <w:rPr>
                <w:noProof/>
                <w:webHidden/>
              </w:rPr>
              <w:fldChar w:fldCharType="end"/>
            </w:r>
            <w:r w:rsidRPr="00CD32C7">
              <w:rPr>
                <w:rStyle w:val="Hyperlink"/>
                <w:noProof/>
              </w:rPr>
              <w:fldChar w:fldCharType="end"/>
            </w:r>
          </w:ins>
        </w:p>
        <w:p w14:paraId="0AED07F1" w14:textId="5C3CC050" w:rsidR="005F7DD0" w:rsidRDefault="005F7DD0">
          <w:pPr>
            <w:pStyle w:val="Sumrio2"/>
            <w:tabs>
              <w:tab w:val="left" w:pos="709"/>
              <w:tab w:val="right" w:leader="dot" w:pos="9061"/>
            </w:tabs>
            <w:rPr>
              <w:ins w:id="151" w:author="Administrador" w:date="2019-11-11T17:56:00Z"/>
              <w:rFonts w:asciiTheme="minorHAnsi" w:eastAsiaTheme="minorEastAsia" w:hAnsiTheme="minorHAnsi" w:cstheme="minorBidi"/>
              <w:b w:val="0"/>
              <w:bCs w:val="0"/>
              <w:noProof/>
              <w:sz w:val="22"/>
              <w:szCs w:val="22"/>
              <w:lang w:eastAsia="pt-BR"/>
            </w:rPr>
          </w:pPr>
          <w:ins w:id="152"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"_Toc24387412"</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3.1.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Teste alfa realizado</w:t>
            </w:r>
            <w:r>
              <w:rPr>
                <w:noProof/>
                <w:webHidden/>
              </w:rPr>
              <w:tab/>
            </w:r>
            <w:r>
              <w:rPr>
                <w:noProof/>
                <w:webHidden/>
              </w:rPr>
              <w:fldChar w:fldCharType="begin"/>
            </w:r>
            <w:r>
              <w:rPr>
                <w:noProof/>
                <w:webHidden/>
              </w:rPr>
              <w:instrText xml:space="preserve"> PAGEREF _Toc24387412 \h </w:instrText>
            </w:r>
          </w:ins>
          <w:r>
            <w:rPr>
              <w:noProof/>
              <w:webHidden/>
            </w:rPr>
          </w:r>
          <w:r>
            <w:rPr>
              <w:noProof/>
              <w:webHidden/>
            </w:rPr>
            <w:fldChar w:fldCharType="separate"/>
          </w:r>
          <w:ins w:id="153" w:author="Administrador" w:date="2019-11-11T17:56:00Z">
            <w:r>
              <w:rPr>
                <w:noProof/>
                <w:webHidden/>
              </w:rPr>
              <w:t>30</w:t>
            </w:r>
            <w:r>
              <w:rPr>
                <w:noProof/>
                <w:webHidden/>
              </w:rPr>
              <w:fldChar w:fldCharType="end"/>
            </w:r>
            <w:r w:rsidRPr="00CD32C7">
              <w:rPr>
                <w:rStyle w:val="Hyperlink"/>
                <w:noProof/>
              </w:rPr>
              <w:fldChar w:fldCharType="end"/>
            </w:r>
          </w:ins>
        </w:p>
        <w:p w14:paraId="42565967" w14:textId="1B8DDC3A" w:rsidR="005F7DD0" w:rsidRDefault="005F7DD0">
          <w:pPr>
            <w:pStyle w:val="Sumrio2"/>
            <w:tabs>
              <w:tab w:val="left" w:pos="709"/>
              <w:tab w:val="right" w:leader="dot" w:pos="9061"/>
            </w:tabs>
            <w:rPr>
              <w:ins w:id="154" w:author="Administrador" w:date="2019-11-11T17:56:00Z"/>
              <w:rFonts w:asciiTheme="minorHAnsi" w:eastAsiaTheme="minorEastAsia" w:hAnsiTheme="minorHAnsi" w:cstheme="minorBidi"/>
              <w:b w:val="0"/>
              <w:bCs w:val="0"/>
              <w:noProof/>
              <w:sz w:val="22"/>
              <w:szCs w:val="22"/>
              <w:lang w:eastAsia="pt-BR"/>
            </w:rPr>
          </w:pPr>
          <w:ins w:id="155"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"_Toc24387413"</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highlight w:val="yellow"/>
              </w:rPr>
              <w:t>3.2.</w:t>
            </w:r>
            <w:r>
              <w:rPr>
                <w:rFonts w:asciiTheme="minorHAnsi" w:eastAsiaTheme="minorEastAsia" w:hAnsiTheme="minorHAnsi" w:cstheme="minorBidi"/>
                <w:b w:val="0"/>
                <w:bCs w:val="0"/>
                <w:noProof/>
                <w:sz w:val="22"/>
                <w:szCs w:val="22"/>
                <w:lang w:eastAsia="pt-BR"/>
              </w:rPr>
              <w:tab/>
            </w:r>
            <w:r w:rsidRPr="00CD32C7">
              <w:rPr>
                <w:rStyle w:val="Hyperlink"/>
                <w:rFonts w:eastAsia="Arial"/>
                <w:noProof/>
                <w:highlight w:val="yellow"/>
              </w:rPr>
              <w:t>Teste beta realizado</w:t>
            </w:r>
            <w:r>
              <w:rPr>
                <w:noProof/>
                <w:webHidden/>
              </w:rPr>
              <w:tab/>
            </w:r>
            <w:r>
              <w:rPr>
                <w:noProof/>
                <w:webHidden/>
              </w:rPr>
              <w:fldChar w:fldCharType="begin"/>
            </w:r>
            <w:r>
              <w:rPr>
                <w:noProof/>
                <w:webHidden/>
              </w:rPr>
              <w:instrText xml:space="preserve"> PAGEREF _Toc24387413 \h </w:instrText>
            </w:r>
          </w:ins>
          <w:r>
            <w:rPr>
              <w:noProof/>
              <w:webHidden/>
            </w:rPr>
          </w:r>
          <w:r>
            <w:rPr>
              <w:noProof/>
              <w:webHidden/>
            </w:rPr>
            <w:fldChar w:fldCharType="separate"/>
          </w:r>
          <w:ins w:id="156" w:author="Administrador" w:date="2019-11-11T17:56:00Z">
            <w:r>
              <w:rPr>
                <w:noProof/>
                <w:webHidden/>
              </w:rPr>
              <w:t>33</w:t>
            </w:r>
            <w:r>
              <w:rPr>
                <w:noProof/>
                <w:webHidden/>
              </w:rPr>
              <w:fldChar w:fldCharType="end"/>
            </w:r>
            <w:r w:rsidRPr="00CD32C7">
              <w:rPr>
                <w:rStyle w:val="Hyperlink"/>
                <w:noProof/>
              </w:rPr>
              <w:fldChar w:fldCharType="end"/>
            </w:r>
          </w:ins>
        </w:p>
        <w:p w14:paraId="05B0AEBF" w14:textId="39DD7A2D" w:rsidR="005F7DD0" w:rsidRDefault="005F7DD0">
          <w:pPr>
            <w:pStyle w:val="Sumrio2"/>
            <w:tabs>
              <w:tab w:val="left" w:pos="709"/>
              <w:tab w:val="right" w:leader="dot" w:pos="9061"/>
            </w:tabs>
            <w:rPr>
              <w:ins w:id="157" w:author="Administrador" w:date="2019-11-11T17:56:00Z"/>
              <w:rFonts w:asciiTheme="minorHAnsi" w:eastAsiaTheme="minorEastAsia" w:hAnsiTheme="minorHAnsi" w:cstheme="minorBidi"/>
              <w:b w:val="0"/>
              <w:bCs w:val="0"/>
              <w:noProof/>
              <w:sz w:val="22"/>
              <w:szCs w:val="22"/>
              <w:lang w:eastAsia="pt-BR"/>
            </w:rPr>
          </w:pPr>
          <w:ins w:id="158"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"_Toc24387414"</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highlight w:val="yellow"/>
              </w:rPr>
              <w:t>3.3.</w:t>
            </w:r>
            <w:r>
              <w:rPr>
                <w:rFonts w:asciiTheme="minorHAnsi" w:eastAsiaTheme="minorEastAsia" w:hAnsiTheme="minorHAnsi" w:cstheme="minorBidi"/>
                <w:b w:val="0"/>
                <w:bCs w:val="0"/>
                <w:noProof/>
                <w:sz w:val="22"/>
                <w:szCs w:val="22"/>
                <w:lang w:eastAsia="pt-BR"/>
              </w:rPr>
              <w:tab/>
            </w:r>
            <w:r w:rsidRPr="00CD32C7">
              <w:rPr>
                <w:rStyle w:val="Hyperlink"/>
                <w:rFonts w:eastAsia="Arial"/>
                <w:noProof/>
                <w:highlight w:val="yellow"/>
              </w:rPr>
              <w:t>Análise da loja</w:t>
            </w:r>
            <w:r>
              <w:rPr>
                <w:noProof/>
                <w:webHidden/>
              </w:rPr>
              <w:tab/>
            </w:r>
            <w:r>
              <w:rPr>
                <w:noProof/>
                <w:webHidden/>
              </w:rPr>
              <w:fldChar w:fldCharType="begin"/>
            </w:r>
            <w:r>
              <w:rPr>
                <w:noProof/>
                <w:webHidden/>
              </w:rPr>
              <w:instrText xml:space="preserve"> PAGEREF _Toc24387414 \h </w:instrText>
            </w:r>
          </w:ins>
          <w:r>
            <w:rPr>
              <w:noProof/>
              <w:webHidden/>
            </w:rPr>
          </w:r>
          <w:r>
            <w:rPr>
              <w:noProof/>
              <w:webHidden/>
            </w:rPr>
            <w:fldChar w:fldCharType="separate"/>
          </w:r>
          <w:ins w:id="159" w:author="Administrador" w:date="2019-11-11T17:56:00Z">
            <w:r>
              <w:rPr>
                <w:noProof/>
                <w:webHidden/>
              </w:rPr>
              <w:t>34</w:t>
            </w:r>
            <w:r>
              <w:rPr>
                <w:noProof/>
                <w:webHidden/>
              </w:rPr>
              <w:fldChar w:fldCharType="end"/>
            </w:r>
            <w:r w:rsidRPr="00CD32C7">
              <w:rPr>
                <w:rStyle w:val="Hyperlink"/>
                <w:noProof/>
              </w:rPr>
              <w:fldChar w:fldCharType="end"/>
            </w:r>
          </w:ins>
        </w:p>
        <w:p w14:paraId="662C7F32" w14:textId="70872534" w:rsidR="005F7DD0" w:rsidRDefault="005F7DD0">
          <w:pPr>
            <w:pStyle w:val="Sumrio2"/>
            <w:tabs>
              <w:tab w:val="left" w:pos="709"/>
              <w:tab w:val="right" w:leader="dot" w:pos="9061"/>
            </w:tabs>
            <w:rPr>
              <w:ins w:id="160" w:author="Administrador" w:date="2019-11-11T17:56:00Z"/>
              <w:rFonts w:asciiTheme="minorHAnsi" w:eastAsiaTheme="minorEastAsia" w:hAnsiTheme="minorHAnsi" w:cstheme="minorBidi"/>
              <w:b w:val="0"/>
              <w:bCs w:val="0"/>
              <w:noProof/>
              <w:sz w:val="22"/>
              <w:szCs w:val="22"/>
              <w:lang w:eastAsia="pt-BR"/>
            </w:rPr>
          </w:pPr>
          <w:ins w:id="161"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CONSIDERAÇÕES FINAIS</w:t>
            </w:r>
            <w:r>
              <w:rPr>
                <w:noProof/>
                <w:webHidden/>
              </w:rPr>
              <w:tab/>
            </w:r>
            <w:r>
              <w:rPr>
                <w:noProof/>
                <w:webHidden/>
              </w:rPr>
              <w:fldChar w:fldCharType="begin"/>
            </w:r>
            <w:r>
              <w:rPr>
                <w:noProof/>
                <w:webHidden/>
              </w:rPr>
              <w:instrText xml:space="preserve"> PAGEREF _Toc24387415 \h </w:instrText>
            </w:r>
          </w:ins>
          <w:r>
            <w:rPr>
              <w:noProof/>
              <w:webHidden/>
            </w:rPr>
          </w:r>
          <w:r>
            <w:rPr>
              <w:noProof/>
              <w:webHidden/>
            </w:rPr>
            <w:fldChar w:fldCharType="separate"/>
          </w:r>
          <w:ins w:id="162" w:author="Administrador" w:date="2019-11-11T17:56:00Z">
            <w:r>
              <w:rPr>
                <w:noProof/>
                <w:webHidden/>
              </w:rPr>
              <w:t>34</w:t>
            </w:r>
            <w:r>
              <w:rPr>
                <w:noProof/>
                <w:webHidden/>
              </w:rPr>
              <w:fldChar w:fldCharType="end"/>
            </w:r>
            <w:r w:rsidRPr="00CD32C7">
              <w:rPr>
                <w:rStyle w:val="Hyperlink"/>
                <w:noProof/>
              </w:rPr>
              <w:fldChar w:fldCharType="end"/>
            </w:r>
          </w:ins>
        </w:p>
        <w:p w14:paraId="541888A4" w14:textId="479224A9" w:rsidR="005F7DD0" w:rsidRDefault="005F7DD0">
          <w:pPr>
            <w:pStyle w:val="Sumrio2"/>
            <w:tabs>
              <w:tab w:val="left" w:pos="709"/>
              <w:tab w:val="right" w:leader="dot" w:pos="9061"/>
            </w:tabs>
            <w:rPr>
              <w:ins w:id="163" w:author="Administrador" w:date="2019-11-11T17:56:00Z"/>
              <w:rFonts w:asciiTheme="minorHAnsi" w:eastAsiaTheme="minorEastAsia" w:hAnsiTheme="minorHAnsi" w:cstheme="minorBidi"/>
              <w:b w:val="0"/>
              <w:bCs w:val="0"/>
              <w:noProof/>
              <w:sz w:val="22"/>
              <w:szCs w:val="22"/>
              <w:lang w:eastAsia="pt-BR"/>
            </w:rPr>
          </w:pPr>
          <w:ins w:id="164"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4.1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O</w:t>
            </w:r>
            <w:r w:rsidRPr="00CD32C7">
              <w:rPr>
                <w:rStyle w:val="Hyperlink"/>
                <w:rFonts w:eastAsia="Arial"/>
                <w:i/>
                <w:noProof/>
              </w:rPr>
              <w:t xml:space="preserve"> que deu certo?</w:t>
            </w:r>
            <w:r>
              <w:rPr>
                <w:noProof/>
                <w:webHidden/>
              </w:rPr>
              <w:tab/>
            </w:r>
            <w:r>
              <w:rPr>
                <w:noProof/>
                <w:webHidden/>
              </w:rPr>
              <w:fldChar w:fldCharType="begin"/>
            </w:r>
            <w:r>
              <w:rPr>
                <w:noProof/>
                <w:webHidden/>
              </w:rPr>
              <w:instrText xml:space="preserve"> PAGEREF _Toc24387416 \h </w:instrText>
            </w:r>
          </w:ins>
          <w:r>
            <w:rPr>
              <w:noProof/>
              <w:webHidden/>
            </w:rPr>
          </w:r>
          <w:r>
            <w:rPr>
              <w:noProof/>
              <w:webHidden/>
            </w:rPr>
            <w:fldChar w:fldCharType="separate"/>
          </w:r>
          <w:ins w:id="165" w:author="Administrador" w:date="2019-11-11T17:56:00Z">
            <w:r>
              <w:rPr>
                <w:noProof/>
                <w:webHidden/>
              </w:rPr>
              <w:t>34</w:t>
            </w:r>
            <w:r>
              <w:rPr>
                <w:noProof/>
                <w:webHidden/>
              </w:rPr>
              <w:fldChar w:fldCharType="end"/>
            </w:r>
            <w:r w:rsidRPr="00CD32C7">
              <w:rPr>
                <w:rStyle w:val="Hyperlink"/>
                <w:noProof/>
              </w:rPr>
              <w:fldChar w:fldCharType="end"/>
            </w:r>
          </w:ins>
        </w:p>
        <w:p w14:paraId="4C3ECF7F" w14:textId="307F7771" w:rsidR="005F7DD0" w:rsidRDefault="005F7DD0">
          <w:pPr>
            <w:pStyle w:val="Sumrio2"/>
            <w:tabs>
              <w:tab w:val="left" w:pos="709"/>
              <w:tab w:val="right" w:leader="dot" w:pos="9061"/>
            </w:tabs>
            <w:rPr>
              <w:ins w:id="166" w:author="Administrador" w:date="2019-11-11T17:56:00Z"/>
              <w:rFonts w:asciiTheme="minorHAnsi" w:eastAsiaTheme="minorEastAsia" w:hAnsiTheme="minorHAnsi" w:cstheme="minorBidi"/>
              <w:b w:val="0"/>
              <w:bCs w:val="0"/>
              <w:noProof/>
              <w:sz w:val="22"/>
              <w:szCs w:val="22"/>
              <w:lang w:eastAsia="pt-BR"/>
            </w:rPr>
          </w:pPr>
          <w:ins w:id="167"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4.2</w:t>
            </w:r>
            <w:r>
              <w:rPr>
                <w:rFonts w:asciiTheme="minorHAnsi" w:eastAsiaTheme="minorEastAsia" w:hAnsiTheme="minorHAnsi" w:cstheme="minorBidi"/>
                <w:b w:val="0"/>
                <w:bCs w:val="0"/>
                <w:noProof/>
                <w:sz w:val="22"/>
                <w:szCs w:val="22"/>
                <w:lang w:eastAsia="pt-BR"/>
              </w:rPr>
              <w:tab/>
            </w:r>
            <w:r w:rsidRPr="00CD32C7">
              <w:rPr>
                <w:rStyle w:val="Hyperlink"/>
                <w:rFonts w:eastAsia="Arial"/>
                <w:i/>
                <w:noProof/>
              </w:rPr>
              <w:t>O que deu errado?</w:t>
            </w:r>
            <w:r>
              <w:rPr>
                <w:noProof/>
                <w:webHidden/>
              </w:rPr>
              <w:tab/>
            </w:r>
            <w:r>
              <w:rPr>
                <w:noProof/>
                <w:webHidden/>
              </w:rPr>
              <w:fldChar w:fldCharType="begin"/>
            </w:r>
            <w:r>
              <w:rPr>
                <w:noProof/>
                <w:webHidden/>
              </w:rPr>
              <w:instrText xml:space="preserve"> PAGEREF _Toc24387417 \h </w:instrText>
            </w:r>
          </w:ins>
          <w:r>
            <w:rPr>
              <w:noProof/>
              <w:webHidden/>
            </w:rPr>
          </w:r>
          <w:r>
            <w:rPr>
              <w:noProof/>
              <w:webHidden/>
            </w:rPr>
            <w:fldChar w:fldCharType="separate"/>
          </w:r>
          <w:ins w:id="168" w:author="Administrador" w:date="2019-11-11T17:56:00Z">
            <w:r>
              <w:rPr>
                <w:noProof/>
                <w:webHidden/>
              </w:rPr>
              <w:t>35</w:t>
            </w:r>
            <w:r>
              <w:rPr>
                <w:noProof/>
                <w:webHidden/>
              </w:rPr>
              <w:fldChar w:fldCharType="end"/>
            </w:r>
            <w:r w:rsidRPr="00CD32C7">
              <w:rPr>
                <w:rStyle w:val="Hyperlink"/>
                <w:noProof/>
              </w:rPr>
              <w:fldChar w:fldCharType="end"/>
            </w:r>
          </w:ins>
        </w:p>
        <w:p w14:paraId="20AB25C3" w14:textId="09DBC9AB" w:rsidR="005F7DD0" w:rsidRDefault="005F7DD0">
          <w:pPr>
            <w:pStyle w:val="Sumrio2"/>
            <w:tabs>
              <w:tab w:val="right" w:leader="dot" w:pos="9061"/>
            </w:tabs>
            <w:rPr>
              <w:ins w:id="169" w:author="Administrador" w:date="2019-11-11T17:56:00Z"/>
              <w:rFonts w:asciiTheme="minorHAnsi" w:eastAsiaTheme="minorEastAsia" w:hAnsiTheme="minorHAnsi" w:cstheme="minorBidi"/>
              <w:b w:val="0"/>
              <w:bCs w:val="0"/>
              <w:noProof/>
              <w:sz w:val="22"/>
              <w:szCs w:val="22"/>
              <w:lang w:eastAsia="pt-BR"/>
            </w:rPr>
          </w:pPr>
          <w:ins w:id="170"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"_Toc24387418"</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REFERÊNCIAS BIBLIOGRÁFICAS</w:t>
            </w:r>
            <w:r>
              <w:rPr>
                <w:noProof/>
                <w:webHidden/>
              </w:rPr>
              <w:tab/>
            </w:r>
            <w:r>
              <w:rPr>
                <w:noProof/>
                <w:webHidden/>
              </w:rPr>
              <w:fldChar w:fldCharType="begin"/>
            </w:r>
            <w:r>
              <w:rPr>
                <w:noProof/>
                <w:webHidden/>
              </w:rPr>
              <w:instrText xml:space="preserve"> PAGEREF _Toc24387418 \h </w:instrText>
            </w:r>
          </w:ins>
          <w:r>
            <w:rPr>
              <w:noProof/>
              <w:webHidden/>
            </w:rPr>
          </w:r>
          <w:r>
            <w:rPr>
              <w:noProof/>
              <w:webHidden/>
            </w:rPr>
            <w:fldChar w:fldCharType="separate"/>
          </w:r>
          <w:ins w:id="171" w:author="Administrador" w:date="2019-11-11T17:56:00Z">
            <w:r>
              <w:rPr>
                <w:noProof/>
                <w:webHidden/>
              </w:rPr>
              <w:t>36</w:t>
            </w:r>
            <w:r>
              <w:rPr>
                <w:noProof/>
                <w:webHidden/>
              </w:rPr>
              <w:fldChar w:fldCharType="end"/>
            </w:r>
            <w:r w:rsidRPr="00CD32C7">
              <w:rPr>
                <w:rStyle w:val="Hyperlink"/>
                <w:noProof/>
              </w:rPr>
              <w:fldChar w:fldCharType="end"/>
            </w:r>
          </w:ins>
        </w:p>
        <w:p w14:paraId="1865D4DE" w14:textId="49A06A49" w:rsidR="00AC0597" w:rsidDel="005F7DD0" w:rsidRDefault="00AC0597">
          <w:pPr>
            <w:pStyle w:val="Sumrio2"/>
            <w:tabs>
              <w:tab w:val="left" w:pos="709"/>
              <w:tab w:val="right" w:leader="dot" w:pos="9061"/>
            </w:tabs>
            <w:rPr>
              <w:del w:id="172" w:author="Administrador" w:date="2019-11-11T17:56:00Z"/>
              <w:rFonts w:asciiTheme="minorHAnsi" w:eastAsiaTheme="minorEastAsia" w:hAnsiTheme="minorHAnsi" w:cstheme="minorBidi"/>
              <w:b w:val="0"/>
              <w:bCs w:val="0"/>
              <w:noProof/>
              <w:sz w:val="22"/>
              <w:szCs w:val="22"/>
              <w:lang w:val="en-US"/>
            </w:rPr>
          </w:pPr>
          <w:del w:id="173" w:author="Administrador" w:date="2019-11-11T17:56:00Z">
            <w:r w:rsidRPr="005F7DD0" w:rsidDel="005F7DD0">
              <w:rPr>
                <w:rStyle w:val="Hyperlink"/>
                <w:rFonts w:eastAsia="Arial"/>
                <w:b w:val="0"/>
                <w:bCs w:val="0"/>
                <w:noProof/>
              </w:rPr>
              <w:delText>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INTRODUÇÃO</w:delText>
            </w:r>
            <w:r w:rsidDel="005F7DD0">
              <w:rPr>
                <w:noProof/>
                <w:webHidden/>
              </w:rPr>
              <w:tab/>
              <w:delText>10</w:delText>
            </w:r>
          </w:del>
        </w:p>
        <w:p w14:paraId="15A40C9C" w14:textId="21783DA2" w:rsidR="00AC0597" w:rsidDel="005F7DD0" w:rsidRDefault="00AC0597">
          <w:pPr>
            <w:pStyle w:val="Sumrio2"/>
            <w:tabs>
              <w:tab w:val="left" w:pos="709"/>
              <w:tab w:val="right" w:leader="dot" w:pos="9061"/>
            </w:tabs>
            <w:rPr>
              <w:del w:id="174" w:author="Administrador" w:date="2019-11-11T17:56:00Z"/>
              <w:rFonts w:asciiTheme="minorHAnsi" w:eastAsiaTheme="minorEastAsia" w:hAnsiTheme="minorHAnsi" w:cstheme="minorBidi"/>
              <w:b w:val="0"/>
              <w:bCs w:val="0"/>
              <w:noProof/>
              <w:sz w:val="22"/>
              <w:szCs w:val="22"/>
              <w:lang w:val="en-US"/>
            </w:rPr>
          </w:pPr>
          <w:del w:id="175" w:author="Administrador" w:date="2019-11-11T17:56:00Z">
            <w:r w:rsidRPr="005F7DD0" w:rsidDel="005F7DD0">
              <w:rPr>
                <w:rStyle w:val="Hyperlink"/>
                <w:rFonts w:eastAsia="Arial"/>
                <w:b w:val="0"/>
                <w:bCs w:val="0"/>
                <w:noProof/>
                <w:lang w:eastAsia="ar-SA"/>
              </w:rPr>
              <w:delText>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PROJETO DO JOGO</w:delText>
            </w:r>
            <w:r w:rsidDel="005F7DD0">
              <w:rPr>
                <w:noProof/>
                <w:webHidden/>
              </w:rPr>
              <w:tab/>
              <w:delText>13</w:delText>
            </w:r>
          </w:del>
        </w:p>
        <w:p w14:paraId="51848CD8" w14:textId="3AF59CFE" w:rsidR="00AC0597" w:rsidDel="005F7DD0" w:rsidRDefault="00AC0597">
          <w:pPr>
            <w:pStyle w:val="Sumrio2"/>
            <w:tabs>
              <w:tab w:val="left" w:pos="709"/>
              <w:tab w:val="right" w:leader="dot" w:pos="9061"/>
            </w:tabs>
            <w:rPr>
              <w:del w:id="176" w:author="Administrador" w:date="2019-11-11T17:56:00Z"/>
              <w:rFonts w:asciiTheme="minorHAnsi" w:eastAsiaTheme="minorEastAsia" w:hAnsiTheme="minorHAnsi" w:cstheme="minorBidi"/>
              <w:b w:val="0"/>
              <w:bCs w:val="0"/>
              <w:noProof/>
              <w:sz w:val="22"/>
              <w:szCs w:val="22"/>
              <w:lang w:val="en-US"/>
            </w:rPr>
          </w:pPr>
          <w:del w:id="177" w:author="Administrador" w:date="2019-11-11T17:56:00Z">
            <w:r w:rsidRPr="005F7DD0" w:rsidDel="005F7DD0">
              <w:rPr>
                <w:rStyle w:val="Hyperlink"/>
                <w:rFonts w:eastAsia="Arial"/>
                <w:b w:val="0"/>
                <w:bCs w:val="0"/>
                <w:noProof/>
                <w:lang w:eastAsia="ar-SA"/>
              </w:rPr>
              <w:delText>2.1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Descrição dos ambientes</w:delText>
            </w:r>
            <w:r w:rsidDel="005F7DD0">
              <w:rPr>
                <w:noProof/>
                <w:webHidden/>
              </w:rPr>
              <w:tab/>
              <w:delText>13</w:delText>
            </w:r>
          </w:del>
        </w:p>
        <w:p w14:paraId="651C21F1" w14:textId="00896180" w:rsidR="00AC0597" w:rsidDel="005F7DD0" w:rsidRDefault="00AC0597">
          <w:pPr>
            <w:pStyle w:val="Sumrio2"/>
            <w:tabs>
              <w:tab w:val="left" w:pos="709"/>
              <w:tab w:val="right" w:leader="dot" w:pos="9061"/>
            </w:tabs>
            <w:rPr>
              <w:del w:id="178" w:author="Administrador" w:date="2019-11-11T17:56:00Z"/>
              <w:rFonts w:asciiTheme="minorHAnsi" w:eastAsiaTheme="minorEastAsia" w:hAnsiTheme="minorHAnsi" w:cstheme="minorBidi"/>
              <w:b w:val="0"/>
              <w:bCs w:val="0"/>
              <w:noProof/>
              <w:sz w:val="22"/>
              <w:szCs w:val="22"/>
              <w:lang w:val="en-US"/>
            </w:rPr>
          </w:pPr>
          <w:del w:id="179" w:author="Administrador" w:date="2019-11-11T17:56:00Z">
            <w:r w:rsidRPr="005F7DD0" w:rsidDel="005F7DD0">
              <w:rPr>
                <w:rStyle w:val="Hyperlink"/>
                <w:rFonts w:eastAsia="Arial"/>
                <w:b w:val="0"/>
                <w:bCs w:val="0"/>
                <w:noProof/>
                <w:lang w:eastAsia="ar-SA"/>
              </w:rPr>
              <w:delText xml:space="preserve">2.2 </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Fluxo de jogo</w:delText>
            </w:r>
            <w:r w:rsidDel="005F7DD0">
              <w:rPr>
                <w:noProof/>
                <w:webHidden/>
              </w:rPr>
              <w:tab/>
              <w:delText>16</w:delText>
            </w:r>
          </w:del>
        </w:p>
        <w:p w14:paraId="034F14D6" w14:textId="444EA971" w:rsidR="00AC0597" w:rsidDel="005F7DD0" w:rsidRDefault="00AC0597">
          <w:pPr>
            <w:pStyle w:val="Sumrio2"/>
            <w:tabs>
              <w:tab w:val="left" w:pos="709"/>
              <w:tab w:val="right" w:leader="dot" w:pos="9061"/>
            </w:tabs>
            <w:rPr>
              <w:del w:id="180" w:author="Administrador" w:date="2019-11-11T17:56:00Z"/>
              <w:rFonts w:asciiTheme="minorHAnsi" w:eastAsiaTheme="minorEastAsia" w:hAnsiTheme="minorHAnsi" w:cstheme="minorBidi"/>
              <w:b w:val="0"/>
              <w:bCs w:val="0"/>
              <w:noProof/>
              <w:sz w:val="22"/>
              <w:szCs w:val="22"/>
              <w:lang w:val="en-US"/>
            </w:rPr>
          </w:pPr>
          <w:del w:id="181" w:author="Administrador" w:date="2019-11-11T17:56:00Z">
            <w:r w:rsidRPr="005F7DD0" w:rsidDel="005F7DD0">
              <w:rPr>
                <w:rStyle w:val="Hyperlink"/>
                <w:rFonts w:eastAsia="Arial"/>
                <w:b w:val="0"/>
                <w:bCs w:val="0"/>
                <w:noProof/>
              </w:rPr>
              <w:delText>2.3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Controle do jogo</w:delText>
            </w:r>
            <w:r w:rsidDel="005F7DD0">
              <w:rPr>
                <w:noProof/>
                <w:webHidden/>
              </w:rPr>
              <w:tab/>
              <w:delText>20</w:delText>
            </w:r>
          </w:del>
        </w:p>
        <w:p w14:paraId="0BDF1A01" w14:textId="210A3894" w:rsidR="00AC0597" w:rsidDel="005F7DD0" w:rsidRDefault="00AC0597">
          <w:pPr>
            <w:pStyle w:val="Sumrio2"/>
            <w:tabs>
              <w:tab w:val="left" w:pos="709"/>
              <w:tab w:val="right" w:leader="dot" w:pos="9061"/>
            </w:tabs>
            <w:rPr>
              <w:del w:id="182" w:author="Administrador" w:date="2019-11-11T17:56:00Z"/>
              <w:rFonts w:asciiTheme="minorHAnsi" w:eastAsiaTheme="minorEastAsia" w:hAnsiTheme="minorHAnsi" w:cstheme="minorBidi"/>
              <w:b w:val="0"/>
              <w:bCs w:val="0"/>
              <w:noProof/>
              <w:sz w:val="22"/>
              <w:szCs w:val="22"/>
              <w:lang w:val="en-US"/>
            </w:rPr>
          </w:pPr>
          <w:del w:id="183" w:author="Administrador" w:date="2019-11-11T17:56:00Z">
            <w:r w:rsidRPr="005F7DD0" w:rsidDel="005F7DD0">
              <w:rPr>
                <w:rStyle w:val="Hyperlink"/>
                <w:rFonts w:eastAsia="Arial"/>
                <w:b w:val="0"/>
                <w:bCs w:val="0"/>
                <w:noProof/>
              </w:rPr>
              <w:delText>2.4</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Personagens</w:delText>
            </w:r>
            <w:r w:rsidDel="005F7DD0">
              <w:rPr>
                <w:noProof/>
                <w:webHidden/>
              </w:rPr>
              <w:tab/>
              <w:delText>20</w:delText>
            </w:r>
          </w:del>
        </w:p>
        <w:p w14:paraId="08F55E0D" w14:textId="3E3ACBFD" w:rsidR="00AC0597" w:rsidDel="005F7DD0" w:rsidRDefault="00AC0597">
          <w:pPr>
            <w:pStyle w:val="Sumrio2"/>
            <w:tabs>
              <w:tab w:val="left" w:pos="709"/>
              <w:tab w:val="right" w:leader="dot" w:pos="9061"/>
            </w:tabs>
            <w:rPr>
              <w:del w:id="184" w:author="Administrador" w:date="2019-11-11T17:56:00Z"/>
              <w:rFonts w:asciiTheme="minorHAnsi" w:eastAsiaTheme="minorEastAsia" w:hAnsiTheme="minorHAnsi" w:cstheme="minorBidi"/>
              <w:b w:val="0"/>
              <w:bCs w:val="0"/>
              <w:noProof/>
              <w:sz w:val="22"/>
              <w:szCs w:val="22"/>
              <w:lang w:val="en-US"/>
            </w:rPr>
          </w:pPr>
          <w:del w:id="185" w:author="Administrador" w:date="2019-11-11T17:56:00Z">
            <w:r w:rsidRPr="005F7DD0" w:rsidDel="005F7DD0">
              <w:rPr>
                <w:rStyle w:val="Hyperlink"/>
                <w:rFonts w:eastAsia="Arial"/>
                <w:b w:val="0"/>
                <w:bCs w:val="0"/>
                <w:noProof/>
              </w:rPr>
              <w:delText>2.4.1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Formiga de Fogo</w:delText>
            </w:r>
            <w:r w:rsidDel="005F7DD0">
              <w:rPr>
                <w:noProof/>
                <w:webHidden/>
              </w:rPr>
              <w:tab/>
              <w:delText>21</w:delText>
            </w:r>
          </w:del>
        </w:p>
        <w:p w14:paraId="4825E058" w14:textId="71829C08" w:rsidR="00AC0597" w:rsidDel="005F7DD0" w:rsidRDefault="00AC0597">
          <w:pPr>
            <w:pStyle w:val="Sumrio2"/>
            <w:tabs>
              <w:tab w:val="left" w:pos="709"/>
              <w:tab w:val="right" w:leader="dot" w:pos="9061"/>
            </w:tabs>
            <w:rPr>
              <w:del w:id="186" w:author="Administrador" w:date="2019-11-11T17:56:00Z"/>
              <w:rFonts w:asciiTheme="minorHAnsi" w:eastAsiaTheme="minorEastAsia" w:hAnsiTheme="minorHAnsi" w:cstheme="minorBidi"/>
              <w:b w:val="0"/>
              <w:bCs w:val="0"/>
              <w:noProof/>
              <w:sz w:val="22"/>
              <w:szCs w:val="22"/>
              <w:lang w:val="en-US"/>
            </w:rPr>
          </w:pPr>
          <w:del w:id="187" w:author="Administrador" w:date="2019-11-11T17:56:00Z">
            <w:r w:rsidRPr="005F7DD0" w:rsidDel="005F7DD0">
              <w:rPr>
                <w:rStyle w:val="Hyperlink"/>
                <w:rFonts w:eastAsia="Arial"/>
                <w:b w:val="0"/>
                <w:bCs w:val="0"/>
                <w:noProof/>
              </w:rPr>
              <w:delText>2.4.2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Formiga Cabeça de Porta</w:delText>
            </w:r>
            <w:r w:rsidDel="005F7DD0">
              <w:rPr>
                <w:noProof/>
                <w:webHidden/>
              </w:rPr>
              <w:tab/>
              <w:delText>21</w:delText>
            </w:r>
          </w:del>
        </w:p>
        <w:p w14:paraId="701C736D" w14:textId="3A500FDC" w:rsidR="00AC0597" w:rsidDel="005F7DD0" w:rsidRDefault="00AC0597">
          <w:pPr>
            <w:pStyle w:val="Sumrio2"/>
            <w:tabs>
              <w:tab w:val="left" w:pos="709"/>
              <w:tab w:val="right" w:leader="dot" w:pos="9061"/>
            </w:tabs>
            <w:rPr>
              <w:del w:id="188" w:author="Administrador" w:date="2019-11-11T17:56:00Z"/>
              <w:rFonts w:asciiTheme="minorHAnsi" w:eastAsiaTheme="minorEastAsia" w:hAnsiTheme="minorHAnsi" w:cstheme="minorBidi"/>
              <w:b w:val="0"/>
              <w:bCs w:val="0"/>
              <w:noProof/>
              <w:sz w:val="22"/>
              <w:szCs w:val="22"/>
              <w:lang w:val="en-US"/>
            </w:rPr>
          </w:pPr>
          <w:del w:id="189" w:author="Administrador" w:date="2019-11-11T17:56:00Z">
            <w:r w:rsidRPr="005F7DD0" w:rsidDel="005F7DD0">
              <w:rPr>
                <w:rStyle w:val="Hyperlink"/>
                <w:rFonts w:eastAsia="Arial"/>
                <w:b w:val="0"/>
                <w:bCs w:val="0"/>
                <w:noProof/>
                <w:lang w:eastAsia="ar-SA"/>
              </w:rPr>
              <w:delText>2.5</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MECÂNICAS DO JOGO</w:delText>
            </w:r>
            <w:r w:rsidDel="005F7DD0">
              <w:rPr>
                <w:noProof/>
                <w:webHidden/>
              </w:rPr>
              <w:tab/>
              <w:delText>22</w:delText>
            </w:r>
          </w:del>
        </w:p>
        <w:p w14:paraId="0E84FF48" w14:textId="37D02CB0" w:rsidR="00AC0597" w:rsidDel="005F7DD0" w:rsidRDefault="00AC0597">
          <w:pPr>
            <w:pStyle w:val="Sumrio2"/>
            <w:tabs>
              <w:tab w:val="left" w:pos="709"/>
              <w:tab w:val="right" w:leader="dot" w:pos="9061"/>
            </w:tabs>
            <w:rPr>
              <w:del w:id="190" w:author="Administrador" w:date="2019-11-11T17:56:00Z"/>
              <w:rFonts w:asciiTheme="minorHAnsi" w:eastAsiaTheme="minorEastAsia" w:hAnsiTheme="minorHAnsi" w:cstheme="minorBidi"/>
              <w:b w:val="0"/>
              <w:bCs w:val="0"/>
              <w:noProof/>
              <w:sz w:val="22"/>
              <w:szCs w:val="22"/>
              <w:lang w:val="en-US"/>
            </w:rPr>
          </w:pPr>
          <w:del w:id="191" w:author="Administrador" w:date="2019-11-11T17:56:00Z">
            <w:r w:rsidRPr="005F7DD0" w:rsidDel="005F7DD0">
              <w:rPr>
                <w:rStyle w:val="Hyperlink"/>
                <w:rFonts w:eastAsia="Arial"/>
                <w:b w:val="0"/>
                <w:bCs w:val="0"/>
                <w:noProof/>
              </w:rPr>
              <w:delText>2.5.1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Mecânicas básicas</w:delText>
            </w:r>
            <w:r w:rsidDel="005F7DD0">
              <w:rPr>
                <w:noProof/>
                <w:webHidden/>
              </w:rPr>
              <w:tab/>
              <w:delText>22</w:delText>
            </w:r>
          </w:del>
        </w:p>
        <w:p w14:paraId="1F42292D" w14:textId="3DD69A56" w:rsidR="00AC0597" w:rsidDel="005F7DD0" w:rsidRDefault="00AC0597">
          <w:pPr>
            <w:pStyle w:val="Sumrio2"/>
            <w:tabs>
              <w:tab w:val="left" w:pos="709"/>
              <w:tab w:val="right" w:leader="dot" w:pos="9061"/>
            </w:tabs>
            <w:rPr>
              <w:del w:id="192" w:author="Administrador" w:date="2019-11-11T17:56:00Z"/>
              <w:rFonts w:asciiTheme="minorHAnsi" w:eastAsiaTheme="minorEastAsia" w:hAnsiTheme="minorHAnsi" w:cstheme="minorBidi"/>
              <w:b w:val="0"/>
              <w:bCs w:val="0"/>
              <w:noProof/>
              <w:sz w:val="22"/>
              <w:szCs w:val="22"/>
              <w:lang w:val="en-US"/>
            </w:rPr>
          </w:pPr>
          <w:del w:id="193" w:author="Administrador" w:date="2019-11-11T17:56:00Z">
            <w:r w:rsidRPr="005F7DD0" w:rsidDel="005F7DD0">
              <w:rPr>
                <w:rStyle w:val="Hyperlink"/>
                <w:rFonts w:eastAsia="Arial"/>
                <w:b w:val="0"/>
                <w:bCs w:val="0"/>
                <w:noProof/>
              </w:rPr>
              <w:delText>2.5.2.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Mecânicas de perigo</w:delText>
            </w:r>
            <w:r w:rsidDel="005F7DD0">
              <w:rPr>
                <w:noProof/>
                <w:webHidden/>
              </w:rPr>
              <w:tab/>
              <w:delText>23</w:delText>
            </w:r>
          </w:del>
        </w:p>
        <w:p w14:paraId="483269C8" w14:textId="1A50A966" w:rsidR="00AC0597" w:rsidDel="005F7DD0" w:rsidRDefault="00AC0597">
          <w:pPr>
            <w:pStyle w:val="Sumrio2"/>
            <w:tabs>
              <w:tab w:val="left" w:pos="709"/>
              <w:tab w:val="right" w:leader="dot" w:pos="9061"/>
            </w:tabs>
            <w:rPr>
              <w:del w:id="194" w:author="Administrador" w:date="2019-11-11T17:56:00Z"/>
              <w:rFonts w:asciiTheme="minorHAnsi" w:eastAsiaTheme="minorEastAsia" w:hAnsiTheme="minorHAnsi" w:cstheme="minorBidi"/>
              <w:b w:val="0"/>
              <w:bCs w:val="0"/>
              <w:noProof/>
              <w:sz w:val="22"/>
              <w:szCs w:val="22"/>
              <w:lang w:val="en-US"/>
            </w:rPr>
          </w:pPr>
          <w:del w:id="195" w:author="Administrador" w:date="2019-11-11T17:56:00Z">
            <w:r w:rsidRPr="005F7DD0" w:rsidDel="005F7DD0">
              <w:rPr>
                <w:rStyle w:val="Hyperlink"/>
                <w:rFonts w:eastAsia="Arial"/>
                <w:b w:val="0"/>
                <w:bCs w:val="0"/>
                <w:noProof/>
              </w:rPr>
              <w:delText>2.5.3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Colecionáveis</w:delText>
            </w:r>
            <w:r w:rsidDel="005F7DD0">
              <w:rPr>
                <w:noProof/>
                <w:webHidden/>
              </w:rPr>
              <w:tab/>
              <w:delText>23</w:delText>
            </w:r>
          </w:del>
        </w:p>
        <w:p w14:paraId="5110ED9B" w14:textId="1C6F9C89" w:rsidR="00AC0597" w:rsidDel="005F7DD0" w:rsidRDefault="00AC0597">
          <w:pPr>
            <w:pStyle w:val="Sumrio2"/>
            <w:tabs>
              <w:tab w:val="left" w:pos="709"/>
              <w:tab w:val="right" w:leader="dot" w:pos="9061"/>
            </w:tabs>
            <w:rPr>
              <w:del w:id="196" w:author="Administrador" w:date="2019-11-11T17:56:00Z"/>
              <w:rFonts w:asciiTheme="minorHAnsi" w:eastAsiaTheme="minorEastAsia" w:hAnsiTheme="minorHAnsi" w:cstheme="minorBidi"/>
              <w:b w:val="0"/>
              <w:bCs w:val="0"/>
              <w:noProof/>
              <w:sz w:val="22"/>
              <w:szCs w:val="22"/>
              <w:lang w:val="en-US"/>
            </w:rPr>
          </w:pPr>
          <w:del w:id="197" w:author="Administrador" w:date="2019-11-11T17:56:00Z">
            <w:r w:rsidRPr="005F7DD0" w:rsidDel="005F7DD0">
              <w:rPr>
                <w:rStyle w:val="Hyperlink"/>
                <w:rFonts w:eastAsia="Arial"/>
                <w:b w:val="0"/>
                <w:bCs w:val="0"/>
                <w:noProof/>
              </w:rPr>
              <w:delText>2.5.4</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Pontuações</w:delText>
            </w:r>
            <w:r w:rsidDel="005F7DD0">
              <w:rPr>
                <w:noProof/>
                <w:webHidden/>
              </w:rPr>
              <w:tab/>
              <w:delText>25</w:delText>
            </w:r>
          </w:del>
        </w:p>
        <w:p w14:paraId="117825E2" w14:textId="479E2C56" w:rsidR="00AC0597" w:rsidDel="005F7DD0" w:rsidRDefault="00AC0597">
          <w:pPr>
            <w:pStyle w:val="Sumrio2"/>
            <w:tabs>
              <w:tab w:val="left" w:pos="709"/>
              <w:tab w:val="right" w:leader="dot" w:pos="9061"/>
            </w:tabs>
            <w:rPr>
              <w:del w:id="198" w:author="Administrador" w:date="2019-11-11T17:56:00Z"/>
              <w:rFonts w:asciiTheme="minorHAnsi" w:eastAsiaTheme="minorEastAsia" w:hAnsiTheme="minorHAnsi" w:cstheme="minorBidi"/>
              <w:b w:val="0"/>
              <w:bCs w:val="0"/>
              <w:noProof/>
              <w:sz w:val="22"/>
              <w:szCs w:val="22"/>
              <w:lang w:val="en-US"/>
            </w:rPr>
          </w:pPr>
          <w:del w:id="199" w:author="Administrador" w:date="2019-11-11T17:56:00Z">
            <w:r w:rsidRPr="005F7DD0" w:rsidDel="005F7DD0">
              <w:rPr>
                <w:rStyle w:val="Hyperlink"/>
                <w:rFonts w:eastAsia="Arial"/>
                <w:b w:val="0"/>
                <w:bCs w:val="0"/>
                <w:noProof/>
              </w:rPr>
              <w:delText>2.6</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INIMIGOS</w:delText>
            </w:r>
            <w:r w:rsidDel="005F7DD0">
              <w:rPr>
                <w:noProof/>
                <w:webHidden/>
              </w:rPr>
              <w:tab/>
              <w:delText>25</w:delText>
            </w:r>
          </w:del>
        </w:p>
        <w:p w14:paraId="49520905" w14:textId="3A578A85" w:rsidR="00AC0597" w:rsidDel="005F7DD0" w:rsidRDefault="00AC0597">
          <w:pPr>
            <w:pStyle w:val="Sumrio2"/>
            <w:tabs>
              <w:tab w:val="left" w:pos="709"/>
              <w:tab w:val="right" w:leader="dot" w:pos="9061"/>
            </w:tabs>
            <w:rPr>
              <w:del w:id="200" w:author="Administrador" w:date="2019-11-11T17:56:00Z"/>
              <w:rFonts w:asciiTheme="minorHAnsi" w:eastAsiaTheme="minorEastAsia" w:hAnsiTheme="minorHAnsi" w:cstheme="minorBidi"/>
              <w:b w:val="0"/>
              <w:bCs w:val="0"/>
              <w:noProof/>
              <w:sz w:val="22"/>
              <w:szCs w:val="22"/>
              <w:lang w:val="en-US"/>
            </w:rPr>
          </w:pPr>
          <w:del w:id="201" w:author="Administrador" w:date="2019-11-11T17:56:00Z">
            <w:r w:rsidRPr="005F7DD0" w:rsidDel="005F7DD0">
              <w:rPr>
                <w:rStyle w:val="Hyperlink"/>
                <w:rFonts w:eastAsia="Arial"/>
                <w:b w:val="0"/>
                <w:bCs w:val="0"/>
                <w:noProof/>
              </w:rPr>
              <w:delText>2.6.2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i/>
                <w:noProof/>
              </w:rPr>
              <w:delText>Minions</w:delText>
            </w:r>
            <w:r w:rsidDel="005F7DD0">
              <w:rPr>
                <w:noProof/>
                <w:webHidden/>
              </w:rPr>
              <w:tab/>
              <w:delText>25</w:delText>
            </w:r>
          </w:del>
        </w:p>
        <w:p w14:paraId="6B30EE50" w14:textId="3632846B" w:rsidR="00AC0597" w:rsidDel="005F7DD0" w:rsidRDefault="00AC0597">
          <w:pPr>
            <w:pStyle w:val="Sumrio2"/>
            <w:tabs>
              <w:tab w:val="left" w:pos="709"/>
              <w:tab w:val="right" w:leader="dot" w:pos="9061"/>
            </w:tabs>
            <w:rPr>
              <w:del w:id="202" w:author="Administrador" w:date="2019-11-11T17:56:00Z"/>
              <w:rFonts w:asciiTheme="minorHAnsi" w:eastAsiaTheme="minorEastAsia" w:hAnsiTheme="minorHAnsi" w:cstheme="minorBidi"/>
              <w:b w:val="0"/>
              <w:bCs w:val="0"/>
              <w:noProof/>
              <w:sz w:val="22"/>
              <w:szCs w:val="22"/>
              <w:lang w:val="en-US"/>
            </w:rPr>
          </w:pPr>
          <w:del w:id="203" w:author="Administrador" w:date="2019-11-11T17:56:00Z">
            <w:r w:rsidRPr="005F7DD0" w:rsidDel="005F7DD0">
              <w:rPr>
                <w:rStyle w:val="Hyperlink"/>
                <w:rFonts w:eastAsia="Arial"/>
                <w:b w:val="0"/>
                <w:bCs w:val="0"/>
                <w:noProof/>
              </w:rPr>
              <w:delText>2.6.3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Chefe de Fase (</w:delText>
            </w:r>
            <w:r w:rsidRPr="005F7DD0" w:rsidDel="005F7DD0">
              <w:rPr>
                <w:rStyle w:val="Hyperlink"/>
                <w:rFonts w:eastAsia="Arial"/>
                <w:b w:val="0"/>
                <w:bCs w:val="0"/>
                <w:i/>
                <w:noProof/>
              </w:rPr>
              <w:delText>Boss)</w:delText>
            </w:r>
            <w:r w:rsidDel="005F7DD0">
              <w:rPr>
                <w:noProof/>
                <w:webHidden/>
              </w:rPr>
              <w:tab/>
              <w:delText>27</w:delText>
            </w:r>
          </w:del>
        </w:p>
        <w:p w14:paraId="4F3369AC" w14:textId="3E069D7E" w:rsidR="00AC0597" w:rsidDel="005F7DD0" w:rsidRDefault="00AC0597">
          <w:pPr>
            <w:pStyle w:val="Sumrio2"/>
            <w:tabs>
              <w:tab w:val="left" w:pos="709"/>
              <w:tab w:val="right" w:leader="dot" w:pos="9061"/>
            </w:tabs>
            <w:rPr>
              <w:del w:id="204" w:author="Administrador" w:date="2019-11-11T17:56:00Z"/>
              <w:rFonts w:asciiTheme="minorHAnsi" w:eastAsiaTheme="minorEastAsia" w:hAnsiTheme="minorHAnsi" w:cstheme="minorBidi"/>
              <w:b w:val="0"/>
              <w:bCs w:val="0"/>
              <w:noProof/>
              <w:sz w:val="22"/>
              <w:szCs w:val="22"/>
              <w:lang w:val="en-US"/>
            </w:rPr>
          </w:pPr>
          <w:del w:id="205" w:author="Administrador" w:date="2019-11-11T17:56:00Z">
            <w:r w:rsidRPr="005F7DD0" w:rsidDel="005F7DD0">
              <w:rPr>
                <w:rStyle w:val="Hyperlink"/>
                <w:rFonts w:eastAsia="Arial"/>
                <w:b w:val="0"/>
                <w:bCs w:val="0"/>
                <w:noProof/>
              </w:rPr>
              <w:delText>2.7.</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Gráfico de ritmo</w:delText>
            </w:r>
            <w:r w:rsidDel="005F7DD0">
              <w:rPr>
                <w:noProof/>
                <w:webHidden/>
              </w:rPr>
              <w:tab/>
              <w:delText>28</w:delText>
            </w:r>
          </w:del>
        </w:p>
        <w:p w14:paraId="0269DA02" w14:textId="0E0E5556" w:rsidR="00AC0597" w:rsidDel="005F7DD0" w:rsidRDefault="00AC0597">
          <w:pPr>
            <w:pStyle w:val="Sumrio2"/>
            <w:tabs>
              <w:tab w:val="left" w:pos="709"/>
              <w:tab w:val="right" w:leader="dot" w:pos="9061"/>
            </w:tabs>
            <w:rPr>
              <w:del w:id="206" w:author="Administrador" w:date="2019-11-11T17:56:00Z"/>
              <w:rFonts w:asciiTheme="minorHAnsi" w:eastAsiaTheme="minorEastAsia" w:hAnsiTheme="minorHAnsi" w:cstheme="minorBidi"/>
              <w:b w:val="0"/>
              <w:bCs w:val="0"/>
              <w:noProof/>
              <w:sz w:val="22"/>
              <w:szCs w:val="22"/>
              <w:lang w:val="en-US"/>
            </w:rPr>
          </w:pPr>
          <w:del w:id="207" w:author="Administrador" w:date="2019-11-11T17:56:00Z">
            <w:r w:rsidRPr="005F7DD0" w:rsidDel="005F7DD0">
              <w:rPr>
                <w:rStyle w:val="Hyperlink"/>
                <w:rFonts w:eastAsia="Arial"/>
                <w:b w:val="0"/>
                <w:bCs w:val="0"/>
                <w:noProof/>
              </w:rPr>
              <w:delText>2.7.1.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Nível 1</w:delText>
            </w:r>
            <w:r w:rsidDel="005F7DD0">
              <w:rPr>
                <w:noProof/>
                <w:webHidden/>
              </w:rPr>
              <w:tab/>
              <w:delText>28</w:delText>
            </w:r>
          </w:del>
        </w:p>
        <w:p w14:paraId="31DD2F22" w14:textId="449C8DA4" w:rsidR="00AC0597" w:rsidDel="005F7DD0" w:rsidRDefault="00AC0597">
          <w:pPr>
            <w:pStyle w:val="Sumrio2"/>
            <w:tabs>
              <w:tab w:val="left" w:pos="709"/>
              <w:tab w:val="right" w:leader="dot" w:pos="9061"/>
            </w:tabs>
            <w:rPr>
              <w:del w:id="208" w:author="Administrador" w:date="2019-11-11T17:56:00Z"/>
              <w:rFonts w:asciiTheme="minorHAnsi" w:eastAsiaTheme="minorEastAsia" w:hAnsiTheme="minorHAnsi" w:cstheme="minorBidi"/>
              <w:b w:val="0"/>
              <w:bCs w:val="0"/>
              <w:noProof/>
              <w:sz w:val="22"/>
              <w:szCs w:val="22"/>
              <w:lang w:val="en-US"/>
            </w:rPr>
          </w:pPr>
          <w:del w:id="209" w:author="Administrador" w:date="2019-11-11T17:56:00Z">
            <w:r w:rsidRPr="005F7DD0" w:rsidDel="005F7DD0">
              <w:rPr>
                <w:rStyle w:val="Hyperlink"/>
                <w:rFonts w:eastAsia="Arial"/>
                <w:b w:val="0"/>
                <w:bCs w:val="0"/>
                <w:noProof/>
              </w:rPr>
              <w:delText>2.7.2.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Nível 2</w:delText>
            </w:r>
            <w:r w:rsidDel="005F7DD0">
              <w:rPr>
                <w:noProof/>
                <w:webHidden/>
              </w:rPr>
              <w:tab/>
              <w:delText>28</w:delText>
            </w:r>
          </w:del>
        </w:p>
        <w:p w14:paraId="0D65EBDF" w14:textId="441B1043" w:rsidR="00AC0597" w:rsidDel="005F7DD0" w:rsidRDefault="00AC0597">
          <w:pPr>
            <w:pStyle w:val="Sumrio2"/>
            <w:tabs>
              <w:tab w:val="left" w:pos="709"/>
              <w:tab w:val="right" w:leader="dot" w:pos="9061"/>
            </w:tabs>
            <w:rPr>
              <w:del w:id="210" w:author="Administrador" w:date="2019-11-11T17:56:00Z"/>
              <w:rFonts w:asciiTheme="minorHAnsi" w:eastAsiaTheme="minorEastAsia" w:hAnsiTheme="minorHAnsi" w:cstheme="minorBidi"/>
              <w:b w:val="0"/>
              <w:bCs w:val="0"/>
              <w:noProof/>
              <w:sz w:val="22"/>
              <w:szCs w:val="22"/>
              <w:lang w:val="en-US"/>
            </w:rPr>
          </w:pPr>
          <w:del w:id="211" w:author="Administrador" w:date="2019-11-11T17:56:00Z">
            <w:r w:rsidRPr="005F7DD0" w:rsidDel="005F7DD0">
              <w:rPr>
                <w:rStyle w:val="Hyperlink"/>
                <w:rFonts w:eastAsia="Arial"/>
                <w:b w:val="0"/>
                <w:bCs w:val="0"/>
                <w:noProof/>
              </w:rPr>
              <w:delText>2.7.3.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Nível 3</w:delText>
            </w:r>
            <w:r w:rsidDel="005F7DD0">
              <w:rPr>
                <w:noProof/>
                <w:webHidden/>
              </w:rPr>
              <w:tab/>
              <w:delText>28</w:delText>
            </w:r>
          </w:del>
        </w:p>
        <w:p w14:paraId="1A167D31" w14:textId="4BD68DD7" w:rsidR="00AC0597" w:rsidDel="005F7DD0" w:rsidRDefault="00AC0597">
          <w:pPr>
            <w:pStyle w:val="Sumrio2"/>
            <w:tabs>
              <w:tab w:val="left" w:pos="709"/>
              <w:tab w:val="right" w:leader="dot" w:pos="9061"/>
            </w:tabs>
            <w:rPr>
              <w:del w:id="212" w:author="Administrador" w:date="2019-11-11T17:56:00Z"/>
              <w:rFonts w:asciiTheme="minorHAnsi" w:eastAsiaTheme="minorEastAsia" w:hAnsiTheme="minorHAnsi" w:cstheme="minorBidi"/>
              <w:b w:val="0"/>
              <w:bCs w:val="0"/>
              <w:noProof/>
              <w:sz w:val="22"/>
              <w:szCs w:val="22"/>
              <w:lang w:val="en-US"/>
            </w:rPr>
          </w:pPr>
          <w:del w:id="213" w:author="Administrador" w:date="2019-11-11T17:56:00Z">
            <w:r w:rsidRPr="005F7DD0" w:rsidDel="005F7DD0">
              <w:rPr>
                <w:rStyle w:val="Hyperlink"/>
                <w:rFonts w:eastAsia="Arial"/>
                <w:b w:val="0"/>
                <w:bCs w:val="0"/>
                <w:noProof/>
              </w:rPr>
              <w:delText>2.8</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Música e efeitos sonoros</w:delText>
            </w:r>
            <w:r w:rsidDel="005F7DD0">
              <w:rPr>
                <w:noProof/>
                <w:webHidden/>
              </w:rPr>
              <w:tab/>
              <w:delText>28</w:delText>
            </w:r>
          </w:del>
        </w:p>
        <w:p w14:paraId="6BCD7699" w14:textId="618846AF" w:rsidR="00AC0597" w:rsidDel="005F7DD0" w:rsidRDefault="00AC0597">
          <w:pPr>
            <w:pStyle w:val="Sumrio2"/>
            <w:tabs>
              <w:tab w:val="left" w:pos="709"/>
              <w:tab w:val="right" w:leader="dot" w:pos="9061"/>
            </w:tabs>
            <w:rPr>
              <w:del w:id="214" w:author="Administrador" w:date="2019-11-11T17:56:00Z"/>
              <w:rFonts w:asciiTheme="minorHAnsi" w:eastAsiaTheme="minorEastAsia" w:hAnsiTheme="minorHAnsi" w:cstheme="minorBidi"/>
              <w:b w:val="0"/>
              <w:bCs w:val="0"/>
              <w:noProof/>
              <w:sz w:val="22"/>
              <w:szCs w:val="22"/>
              <w:lang w:val="en-US"/>
            </w:rPr>
          </w:pPr>
          <w:del w:id="215" w:author="Administrador" w:date="2019-11-11T17:56:00Z">
            <w:r w:rsidRPr="005F7DD0" w:rsidDel="005F7DD0">
              <w:rPr>
                <w:rStyle w:val="Hyperlink"/>
                <w:rFonts w:eastAsia="Arial"/>
                <w:b w:val="0"/>
                <w:bCs w:val="0"/>
                <w:noProof/>
              </w:rPr>
              <w:delText>4</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CONSIDERAÇÕES FINAIS</w:delText>
            </w:r>
            <w:r w:rsidDel="005F7DD0">
              <w:rPr>
                <w:noProof/>
                <w:webHidden/>
              </w:rPr>
              <w:tab/>
              <w:delText>30</w:delText>
            </w:r>
          </w:del>
        </w:p>
        <w:p w14:paraId="444BB575" w14:textId="047EC453" w:rsidR="00AC0597" w:rsidDel="005F7DD0" w:rsidRDefault="00AC0597">
          <w:pPr>
            <w:pStyle w:val="Sumrio2"/>
            <w:tabs>
              <w:tab w:val="left" w:pos="709"/>
              <w:tab w:val="right" w:leader="dot" w:pos="9061"/>
            </w:tabs>
            <w:rPr>
              <w:del w:id="216" w:author="Administrador" w:date="2019-11-11T17:56:00Z"/>
              <w:rFonts w:asciiTheme="minorHAnsi" w:eastAsiaTheme="minorEastAsia" w:hAnsiTheme="minorHAnsi" w:cstheme="minorBidi"/>
              <w:b w:val="0"/>
              <w:bCs w:val="0"/>
              <w:noProof/>
              <w:sz w:val="22"/>
              <w:szCs w:val="22"/>
              <w:lang w:val="en-US"/>
            </w:rPr>
          </w:pPr>
          <w:del w:id="217" w:author="Administrador" w:date="2019-11-11T17:56:00Z">
            <w:r w:rsidRPr="005F7DD0" w:rsidDel="005F7DD0">
              <w:rPr>
                <w:rStyle w:val="Hyperlink"/>
                <w:rFonts w:eastAsia="Arial"/>
                <w:b w:val="0"/>
                <w:bCs w:val="0"/>
                <w:noProof/>
              </w:rPr>
              <w:delText>4.1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O</w:delText>
            </w:r>
            <w:r w:rsidRPr="005F7DD0" w:rsidDel="005F7DD0">
              <w:rPr>
                <w:rStyle w:val="Hyperlink"/>
                <w:rFonts w:eastAsia="Arial"/>
                <w:b w:val="0"/>
                <w:bCs w:val="0"/>
                <w:i/>
                <w:noProof/>
              </w:rPr>
              <w:delText xml:space="preserve"> que deu certo?</w:delText>
            </w:r>
            <w:r w:rsidDel="005F7DD0">
              <w:rPr>
                <w:noProof/>
                <w:webHidden/>
              </w:rPr>
              <w:tab/>
              <w:delText>30</w:delText>
            </w:r>
          </w:del>
        </w:p>
        <w:p w14:paraId="277D164F" w14:textId="2CE2E95D" w:rsidR="00AC0597" w:rsidDel="005F7DD0" w:rsidRDefault="00AC0597">
          <w:pPr>
            <w:pStyle w:val="Sumrio2"/>
            <w:tabs>
              <w:tab w:val="left" w:pos="709"/>
              <w:tab w:val="right" w:leader="dot" w:pos="9061"/>
            </w:tabs>
            <w:rPr>
              <w:del w:id="218" w:author="Administrador" w:date="2019-11-11T17:56:00Z"/>
              <w:rFonts w:asciiTheme="minorHAnsi" w:eastAsiaTheme="minorEastAsia" w:hAnsiTheme="minorHAnsi" w:cstheme="minorBidi"/>
              <w:b w:val="0"/>
              <w:bCs w:val="0"/>
              <w:noProof/>
              <w:sz w:val="22"/>
              <w:szCs w:val="22"/>
              <w:lang w:val="en-US"/>
            </w:rPr>
          </w:pPr>
          <w:del w:id="219" w:author="Administrador" w:date="2019-11-11T17:56:00Z">
            <w:r w:rsidRPr="005F7DD0" w:rsidDel="005F7DD0">
              <w:rPr>
                <w:rStyle w:val="Hyperlink"/>
                <w:rFonts w:eastAsia="Arial"/>
                <w:b w:val="0"/>
                <w:bCs w:val="0"/>
                <w:noProof/>
              </w:rPr>
              <w:delText>4.2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i/>
                <w:noProof/>
              </w:rPr>
              <w:delText>O que deu errado?</w:delText>
            </w:r>
            <w:r w:rsidDel="005F7DD0">
              <w:rPr>
                <w:noProof/>
                <w:webHidden/>
              </w:rPr>
              <w:tab/>
              <w:delText>31</w:delText>
            </w:r>
          </w:del>
        </w:p>
        <w:p w14:paraId="04CD8F26" w14:textId="64CA2578" w:rsidR="00AC0597" w:rsidDel="005F7DD0" w:rsidRDefault="00AC0597">
          <w:pPr>
            <w:pStyle w:val="Sumrio2"/>
            <w:tabs>
              <w:tab w:val="right" w:leader="dot" w:pos="9061"/>
            </w:tabs>
            <w:rPr>
              <w:del w:id="220" w:author="Administrador" w:date="2019-11-11T17:56:00Z"/>
              <w:rFonts w:asciiTheme="minorHAnsi" w:eastAsiaTheme="minorEastAsia" w:hAnsiTheme="minorHAnsi" w:cstheme="minorBidi"/>
              <w:b w:val="0"/>
              <w:bCs w:val="0"/>
              <w:noProof/>
              <w:sz w:val="22"/>
              <w:szCs w:val="22"/>
              <w:lang w:val="en-US"/>
            </w:rPr>
          </w:pPr>
          <w:del w:id="221" w:author="Administrador" w:date="2019-11-11T17:56:00Z">
            <w:r w:rsidRPr="005F7DD0" w:rsidDel="005F7DD0">
              <w:rPr>
                <w:rStyle w:val="Hyperlink"/>
                <w:rFonts w:eastAsia="Arial"/>
                <w:b w:val="0"/>
                <w:bCs w:val="0"/>
                <w:noProof/>
              </w:rPr>
              <w:delText>REFERÊNCIAS BIBLIOGRÁFICAS</w:delText>
            </w:r>
            <w:r w:rsidDel="005F7DD0">
              <w:rPr>
                <w:noProof/>
                <w:webHidden/>
              </w:rPr>
              <w:tab/>
              <w:delText>32</w:delText>
            </w:r>
          </w:del>
        </w:p>
        <w:p w14:paraId="43740B3A" w14:textId="0A090DDF" w:rsidR="00131261" w:rsidRPr="00AD3197" w:rsidRDefault="00FE3488">
          <w:pPr>
            <w:pStyle w:val="Sumrio1"/>
            <w:spacing w:before="200" w:after="200"/>
            <w:ind w:left="0" w:firstLine="0"/>
            <w:jc w:val="center"/>
            <w:rPr>
              <w:b w:val="0"/>
              <w:bCs w:val="0"/>
              <w:caps w:val="0"/>
            </w:rPr>
          </w:pPr>
          <w:r w:rsidRPr="00ED1D88">
            <w:rPr>
              <w:b w:val="0"/>
              <w:bCs w:val="0"/>
              <w:caps w:val="0"/>
            </w:rPr>
            <w:fldChar w:fldCharType="end"/>
          </w:r>
        </w:p>
        <w:p w14:paraId="7C52DA75" w14:textId="77777777" w:rsidR="00131261" w:rsidRPr="00AD3197" w:rsidRDefault="00131261">
          <w:pPr>
            <w:spacing w:line="240" w:lineRule="auto"/>
            <w:jc w:val="left"/>
            <w:rPr>
              <w:noProof/>
            </w:rPr>
          </w:pPr>
          <w:r w:rsidRPr="00AD3197">
            <w:rPr>
              <w:b/>
              <w:bCs/>
              <w:caps/>
            </w:rPr>
            <w:br w:type="page"/>
          </w:r>
        </w:p>
        <w:p w14:paraId="32C3BDC6" w14:textId="77777777" w:rsidR="00ED1D88" w:rsidRDefault="005B26E3" w:rsidP="00ED1D88">
          <w:pPr>
            <w:pStyle w:val="Sumrio1"/>
            <w:spacing w:before="200" w:after="200"/>
            <w:ind w:left="0" w:firstLine="0"/>
            <w:jc w:val="center"/>
            <w:rPr>
              <w:color w:val="000000" w:themeColor="text1"/>
            </w:rPr>
          </w:pPr>
        </w:p>
      </w:sdtContent>
    </w:sdt>
    <w:p w14:paraId="7A67A1CD" w14:textId="0310B386" w:rsidR="00741B96" w:rsidRPr="00ED1D88" w:rsidRDefault="7C434651" w:rsidP="00ED1D88">
      <w:pPr>
        <w:pStyle w:val="Sumrio1"/>
        <w:spacing w:before="200" w:after="200"/>
        <w:ind w:left="0" w:firstLine="0"/>
        <w:jc w:val="center"/>
        <w:rPr>
          <w:lang w:eastAsia="ar-SA"/>
        </w:rPr>
      </w:pPr>
      <w:r w:rsidRPr="00ED1D88">
        <w:rPr>
          <w:lang w:eastAsia="ar-SA"/>
        </w:rPr>
        <w:t>LISTA DE FIGURAS</w:t>
      </w:r>
    </w:p>
    <w:p w14:paraId="74B72A22" w14:textId="77777777" w:rsidR="00185634" w:rsidRPr="00ED1D88" w:rsidRDefault="00185634" w:rsidP="7C434651">
      <w:pPr>
        <w:suppressAutoHyphens/>
        <w:jc w:val="center"/>
        <w:rPr>
          <w:rFonts w:eastAsia="Arial"/>
          <w:b/>
          <w:bCs/>
          <w:color w:val="000000" w:themeColor="text1"/>
          <w:sz w:val="28"/>
          <w:szCs w:val="28"/>
          <w:lang w:eastAsia="ar-SA"/>
        </w:rPr>
      </w:pPr>
    </w:p>
    <w:p w14:paraId="3E72F3FD" w14:textId="7D98F2FF" w:rsidR="005F7DD0" w:rsidRDefault="003E5168">
      <w:pPr>
        <w:pStyle w:val="ndicedeilustraes"/>
        <w:tabs>
          <w:tab w:val="right" w:leader="dot" w:pos="9061"/>
        </w:tabs>
        <w:rPr>
          <w:ins w:id="222" w:author="Administrador" w:date="2019-11-11T17:56:00Z"/>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"Figure" </w:instrText>
      </w:r>
      <w:r w:rsidRPr="00ED1D88">
        <w:fldChar w:fldCharType="separate"/>
      </w:r>
      <w:ins w:id="223" w:author="Administrador" w:date="2019-11-11T17:56:00Z">
        <w:r w:rsidR="005F7DD0" w:rsidRPr="00B67BFF">
          <w:rPr>
            <w:rStyle w:val="Hyperlink"/>
            <w:noProof/>
          </w:rPr>
          <w:fldChar w:fldCharType="begin"/>
        </w:r>
        <w:r w:rsidR="005F7DD0" w:rsidRPr="00B67BFF">
          <w:rPr>
            <w:rStyle w:val="Hyperlink"/>
            <w:noProof/>
          </w:rPr>
          <w:instrText xml:space="preserve"> </w:instrText>
        </w:r>
        <w:r w:rsidR="005F7DD0">
          <w:rPr>
            <w:noProof/>
          </w:rPr>
          <w:instrText>HYPERLINK \l "_Toc24387427"</w:instrText>
        </w:r>
        <w:r w:rsidR="005F7DD0" w:rsidRPr="00B67BFF">
          <w:rPr>
            <w:rStyle w:val="Hyperlink"/>
            <w:noProof/>
          </w:rPr>
          <w:instrText xml:space="preserve"> </w:instrText>
        </w:r>
        <w:r w:rsidR="005F7DD0" w:rsidRPr="00B67BFF">
          <w:rPr>
            <w:rStyle w:val="Hyperlink"/>
            <w:noProof/>
          </w:rPr>
          <w:fldChar w:fldCharType="separate"/>
        </w:r>
        <w:r w:rsidR="005F7DD0" w:rsidRPr="00B67BFF">
          <w:rPr>
            <w:rStyle w:val="Hyperlink"/>
            <w:b/>
            <w:bCs/>
            <w:noProof/>
            <w:lang w:val="en-US"/>
          </w:rPr>
          <w:t>Figura 1– Jogos similares, A) Enter the Gungeon; B) Pocket Rogues; C) Furi; D) Soul Knight.</w:t>
        </w:r>
        <w:r w:rsidR="005F7DD0">
          <w:rPr>
            <w:noProof/>
            <w:webHidden/>
          </w:rPr>
          <w:tab/>
        </w:r>
        <w:r w:rsidR="005F7DD0">
          <w:rPr>
            <w:noProof/>
            <w:webHidden/>
          </w:rPr>
          <w:fldChar w:fldCharType="begin"/>
        </w:r>
        <w:r w:rsidR="005F7DD0">
          <w:rPr>
            <w:noProof/>
            <w:webHidden/>
          </w:rPr>
          <w:instrText xml:space="preserve"> PAGEREF _Toc24387427 \h </w:instrText>
        </w:r>
      </w:ins>
      <w:r w:rsidR="005F7DD0">
        <w:rPr>
          <w:noProof/>
          <w:webHidden/>
        </w:rPr>
      </w:r>
      <w:r w:rsidR="005F7DD0">
        <w:rPr>
          <w:noProof/>
          <w:webHidden/>
        </w:rPr>
        <w:fldChar w:fldCharType="separate"/>
      </w:r>
      <w:ins w:id="224" w:author="Administrador" w:date="2019-11-11T17:56:00Z">
        <w:r w:rsidR="005F7DD0">
          <w:rPr>
            <w:noProof/>
            <w:webHidden/>
          </w:rPr>
          <w:t>10</w:t>
        </w:r>
        <w:r w:rsidR="005F7DD0">
          <w:rPr>
            <w:noProof/>
            <w:webHidden/>
          </w:rPr>
          <w:fldChar w:fldCharType="end"/>
        </w:r>
        <w:r w:rsidR="005F7DD0" w:rsidRPr="00B67BFF">
          <w:rPr>
            <w:rStyle w:val="Hyperlink"/>
            <w:noProof/>
          </w:rPr>
          <w:fldChar w:fldCharType="end"/>
        </w:r>
      </w:ins>
    </w:p>
    <w:p w14:paraId="5B0710AB" w14:textId="58880CC9" w:rsidR="005F7DD0" w:rsidRDefault="005F7DD0">
      <w:pPr>
        <w:pStyle w:val="ndicedeilustraes"/>
        <w:tabs>
          <w:tab w:val="right" w:leader="dot" w:pos="9061"/>
        </w:tabs>
        <w:rPr>
          <w:ins w:id="225" w:author="Administrador" w:date="2019-11-11T17:56:00Z"/>
          <w:rFonts w:asciiTheme="minorHAnsi" w:eastAsiaTheme="minorEastAsia" w:hAnsiTheme="minorHAnsi" w:cstheme="minorBidi"/>
          <w:noProof/>
          <w:color w:val="auto"/>
          <w:kern w:val="0"/>
          <w:sz w:val="22"/>
          <w:szCs w:val="22"/>
          <w:lang w:eastAsia="pt-BR"/>
        </w:rPr>
      </w:pPr>
      <w:ins w:id="226"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"_Toc24387428"</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2 - Matriz do mapa procedural.</w:t>
        </w:r>
        <w:r>
          <w:rPr>
            <w:noProof/>
            <w:webHidden/>
          </w:rPr>
          <w:tab/>
        </w:r>
        <w:r>
          <w:rPr>
            <w:noProof/>
            <w:webHidden/>
          </w:rPr>
          <w:fldChar w:fldCharType="begin"/>
        </w:r>
        <w:r>
          <w:rPr>
            <w:noProof/>
            <w:webHidden/>
          </w:rPr>
          <w:instrText xml:space="preserve"> PAGEREF _Toc24387428 \h </w:instrText>
        </w:r>
      </w:ins>
      <w:r>
        <w:rPr>
          <w:noProof/>
          <w:webHidden/>
        </w:rPr>
      </w:r>
      <w:r>
        <w:rPr>
          <w:noProof/>
          <w:webHidden/>
        </w:rPr>
        <w:fldChar w:fldCharType="separate"/>
      </w:r>
      <w:ins w:id="227" w:author="Administrador" w:date="2019-11-11T17:56:00Z">
        <w:r>
          <w:rPr>
            <w:noProof/>
            <w:webHidden/>
          </w:rPr>
          <w:t>13</w:t>
        </w:r>
        <w:r>
          <w:rPr>
            <w:noProof/>
            <w:webHidden/>
          </w:rPr>
          <w:fldChar w:fldCharType="end"/>
        </w:r>
        <w:r w:rsidRPr="00B67BFF">
          <w:rPr>
            <w:rStyle w:val="Hyperlink"/>
            <w:noProof/>
          </w:rPr>
          <w:fldChar w:fldCharType="end"/>
        </w:r>
      </w:ins>
    </w:p>
    <w:p w14:paraId="39174F35" w14:textId="04FE640B" w:rsidR="005F7DD0" w:rsidRDefault="005F7DD0">
      <w:pPr>
        <w:pStyle w:val="ndicedeilustraes"/>
        <w:tabs>
          <w:tab w:val="right" w:leader="dot" w:pos="9061"/>
        </w:tabs>
        <w:rPr>
          <w:ins w:id="228" w:author="Administrador" w:date="2019-11-11T17:56:00Z"/>
          <w:rFonts w:asciiTheme="minorHAnsi" w:eastAsiaTheme="minorEastAsia" w:hAnsiTheme="minorHAnsi" w:cstheme="minorBidi"/>
          <w:noProof/>
          <w:color w:val="auto"/>
          <w:kern w:val="0"/>
          <w:sz w:val="22"/>
          <w:szCs w:val="22"/>
          <w:lang w:eastAsia="pt-BR"/>
        </w:rPr>
      </w:pPr>
      <w:ins w:id="229"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"_Toc24387429"</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3 – Exemplos de mapa procedural.</w:t>
        </w:r>
        <w:r>
          <w:rPr>
            <w:noProof/>
            <w:webHidden/>
          </w:rPr>
          <w:tab/>
        </w:r>
        <w:r>
          <w:rPr>
            <w:noProof/>
            <w:webHidden/>
          </w:rPr>
          <w:fldChar w:fldCharType="begin"/>
        </w:r>
        <w:r>
          <w:rPr>
            <w:noProof/>
            <w:webHidden/>
          </w:rPr>
          <w:instrText xml:space="preserve"> PAGEREF _Toc24387429 \h </w:instrText>
        </w:r>
      </w:ins>
      <w:r>
        <w:rPr>
          <w:noProof/>
          <w:webHidden/>
        </w:rPr>
      </w:r>
      <w:r>
        <w:rPr>
          <w:noProof/>
          <w:webHidden/>
        </w:rPr>
        <w:fldChar w:fldCharType="separate"/>
      </w:r>
      <w:ins w:id="230" w:author="Administrador" w:date="2019-11-11T17:56:00Z">
        <w:r>
          <w:rPr>
            <w:noProof/>
            <w:webHidden/>
          </w:rPr>
          <w:t>14</w:t>
        </w:r>
        <w:r>
          <w:rPr>
            <w:noProof/>
            <w:webHidden/>
          </w:rPr>
          <w:fldChar w:fldCharType="end"/>
        </w:r>
        <w:r w:rsidRPr="00B67BFF">
          <w:rPr>
            <w:rStyle w:val="Hyperlink"/>
            <w:noProof/>
          </w:rPr>
          <w:fldChar w:fldCharType="end"/>
        </w:r>
      </w:ins>
    </w:p>
    <w:p w14:paraId="4E466AFC" w14:textId="1DFB2756" w:rsidR="005F7DD0" w:rsidRDefault="005F7DD0">
      <w:pPr>
        <w:pStyle w:val="ndicedeilustraes"/>
        <w:tabs>
          <w:tab w:val="right" w:leader="dot" w:pos="9061"/>
        </w:tabs>
        <w:rPr>
          <w:ins w:id="231" w:author="Administrador" w:date="2019-11-11T17:56:00Z"/>
          <w:rFonts w:asciiTheme="minorHAnsi" w:eastAsiaTheme="minorEastAsia" w:hAnsiTheme="minorHAnsi" w:cstheme="minorBidi"/>
          <w:noProof/>
          <w:color w:val="auto"/>
          <w:kern w:val="0"/>
          <w:sz w:val="22"/>
          <w:szCs w:val="22"/>
          <w:lang w:eastAsia="pt-BR"/>
        </w:rPr>
      </w:pPr>
      <w:ins w:id="232"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"_Toc24387430"</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4– Arte do mapa.</w:t>
        </w:r>
        <w:r>
          <w:rPr>
            <w:noProof/>
            <w:webHidden/>
          </w:rPr>
          <w:tab/>
        </w:r>
        <w:r>
          <w:rPr>
            <w:noProof/>
            <w:webHidden/>
          </w:rPr>
          <w:fldChar w:fldCharType="begin"/>
        </w:r>
        <w:r>
          <w:rPr>
            <w:noProof/>
            <w:webHidden/>
          </w:rPr>
          <w:instrText xml:space="preserve"> PAGEREF _Toc24387430 \h </w:instrText>
        </w:r>
      </w:ins>
      <w:r>
        <w:rPr>
          <w:noProof/>
          <w:webHidden/>
        </w:rPr>
      </w:r>
      <w:r>
        <w:rPr>
          <w:noProof/>
          <w:webHidden/>
        </w:rPr>
        <w:fldChar w:fldCharType="separate"/>
      </w:r>
      <w:ins w:id="233" w:author="Administrador" w:date="2019-11-11T17:56:00Z">
        <w:r>
          <w:rPr>
            <w:noProof/>
            <w:webHidden/>
          </w:rPr>
          <w:t>15</w:t>
        </w:r>
        <w:r>
          <w:rPr>
            <w:noProof/>
            <w:webHidden/>
          </w:rPr>
          <w:fldChar w:fldCharType="end"/>
        </w:r>
        <w:r w:rsidRPr="00B67BFF">
          <w:rPr>
            <w:rStyle w:val="Hyperlink"/>
            <w:noProof/>
          </w:rPr>
          <w:fldChar w:fldCharType="end"/>
        </w:r>
      </w:ins>
    </w:p>
    <w:p w14:paraId="7E83315D" w14:textId="21A1C734" w:rsidR="005F7DD0" w:rsidRDefault="005F7DD0">
      <w:pPr>
        <w:pStyle w:val="ndicedeilustraes"/>
        <w:tabs>
          <w:tab w:val="right" w:leader="dot" w:pos="9061"/>
        </w:tabs>
        <w:rPr>
          <w:ins w:id="234" w:author="Administrador" w:date="2019-11-11T17:56:00Z"/>
          <w:rFonts w:asciiTheme="minorHAnsi" w:eastAsiaTheme="minorEastAsia" w:hAnsiTheme="minorHAnsi" w:cstheme="minorBidi"/>
          <w:noProof/>
          <w:color w:val="auto"/>
          <w:kern w:val="0"/>
          <w:sz w:val="22"/>
          <w:szCs w:val="22"/>
          <w:lang w:eastAsia="pt-BR"/>
        </w:rPr>
      </w:pPr>
      <w:ins w:id="235"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"_Toc24387431"</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5 – Ambiente do Sapo-Samurai.</w:t>
        </w:r>
        <w:r>
          <w:rPr>
            <w:noProof/>
            <w:webHidden/>
          </w:rPr>
          <w:tab/>
        </w:r>
        <w:r>
          <w:rPr>
            <w:noProof/>
            <w:webHidden/>
          </w:rPr>
          <w:fldChar w:fldCharType="begin"/>
        </w:r>
        <w:r>
          <w:rPr>
            <w:noProof/>
            <w:webHidden/>
          </w:rPr>
          <w:instrText xml:space="preserve"> PAGEREF _Toc24387431 \h </w:instrText>
        </w:r>
      </w:ins>
      <w:r>
        <w:rPr>
          <w:noProof/>
          <w:webHidden/>
        </w:rPr>
      </w:r>
      <w:r>
        <w:rPr>
          <w:noProof/>
          <w:webHidden/>
        </w:rPr>
        <w:fldChar w:fldCharType="separate"/>
      </w:r>
      <w:ins w:id="236" w:author="Administrador" w:date="2019-11-11T17:56:00Z">
        <w:r>
          <w:rPr>
            <w:noProof/>
            <w:webHidden/>
          </w:rPr>
          <w:t>15</w:t>
        </w:r>
        <w:r>
          <w:rPr>
            <w:noProof/>
            <w:webHidden/>
          </w:rPr>
          <w:fldChar w:fldCharType="end"/>
        </w:r>
        <w:r w:rsidRPr="00B67BFF">
          <w:rPr>
            <w:rStyle w:val="Hyperlink"/>
            <w:noProof/>
          </w:rPr>
          <w:fldChar w:fldCharType="end"/>
        </w:r>
      </w:ins>
    </w:p>
    <w:p w14:paraId="0A09CB9A" w14:textId="7BF2ECA2" w:rsidR="005F7DD0" w:rsidRDefault="005F7DD0">
      <w:pPr>
        <w:pStyle w:val="ndicedeilustraes"/>
        <w:tabs>
          <w:tab w:val="right" w:leader="dot" w:pos="9061"/>
        </w:tabs>
        <w:rPr>
          <w:ins w:id="237" w:author="Administrador" w:date="2019-11-11T17:56:00Z"/>
          <w:rFonts w:asciiTheme="minorHAnsi" w:eastAsiaTheme="minorEastAsia" w:hAnsiTheme="minorHAnsi" w:cstheme="minorBidi"/>
          <w:noProof/>
          <w:color w:val="auto"/>
          <w:kern w:val="0"/>
          <w:sz w:val="22"/>
          <w:szCs w:val="22"/>
          <w:lang w:eastAsia="pt-BR"/>
        </w:rPr>
      </w:pPr>
      <w:ins w:id="238"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"_Toc24387432"</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8 – Conceito da tela de menu do jogo.</w:t>
        </w:r>
        <w:r>
          <w:rPr>
            <w:noProof/>
            <w:webHidden/>
          </w:rPr>
          <w:tab/>
        </w:r>
        <w:r>
          <w:rPr>
            <w:noProof/>
            <w:webHidden/>
          </w:rPr>
          <w:fldChar w:fldCharType="begin"/>
        </w:r>
        <w:r>
          <w:rPr>
            <w:noProof/>
            <w:webHidden/>
          </w:rPr>
          <w:instrText xml:space="preserve"> PAGEREF _Toc24387432 \h </w:instrText>
        </w:r>
      </w:ins>
      <w:r>
        <w:rPr>
          <w:noProof/>
          <w:webHidden/>
        </w:rPr>
      </w:r>
      <w:r>
        <w:rPr>
          <w:noProof/>
          <w:webHidden/>
        </w:rPr>
        <w:fldChar w:fldCharType="separate"/>
      </w:r>
      <w:ins w:id="239" w:author="Administrador" w:date="2019-11-11T17:56:00Z">
        <w:r>
          <w:rPr>
            <w:noProof/>
            <w:webHidden/>
          </w:rPr>
          <w:t>16</w:t>
        </w:r>
        <w:r>
          <w:rPr>
            <w:noProof/>
            <w:webHidden/>
          </w:rPr>
          <w:fldChar w:fldCharType="end"/>
        </w:r>
        <w:r w:rsidRPr="00B67BFF">
          <w:rPr>
            <w:rStyle w:val="Hyperlink"/>
            <w:noProof/>
          </w:rPr>
          <w:fldChar w:fldCharType="end"/>
        </w:r>
      </w:ins>
    </w:p>
    <w:p w14:paraId="34D48E84" w14:textId="7152958A" w:rsidR="005F7DD0" w:rsidRDefault="005F7DD0">
      <w:pPr>
        <w:pStyle w:val="ndicedeilustraes"/>
        <w:tabs>
          <w:tab w:val="right" w:leader="dot" w:pos="9061"/>
        </w:tabs>
        <w:rPr>
          <w:ins w:id="240" w:author="Administrador" w:date="2019-11-11T17:56:00Z"/>
          <w:rFonts w:asciiTheme="minorHAnsi" w:eastAsiaTheme="minorEastAsia" w:hAnsiTheme="minorHAnsi" w:cstheme="minorBidi"/>
          <w:noProof/>
          <w:color w:val="auto"/>
          <w:kern w:val="0"/>
          <w:sz w:val="22"/>
          <w:szCs w:val="22"/>
          <w:lang w:eastAsia="pt-BR"/>
        </w:rPr>
      </w:pPr>
      <w:ins w:id="241"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"_Toc24387433"</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9 – Conceito da tela de comandos.</w:t>
        </w:r>
        <w:r>
          <w:rPr>
            <w:noProof/>
            <w:webHidden/>
          </w:rPr>
          <w:tab/>
        </w:r>
        <w:r>
          <w:rPr>
            <w:noProof/>
            <w:webHidden/>
          </w:rPr>
          <w:fldChar w:fldCharType="begin"/>
        </w:r>
        <w:r>
          <w:rPr>
            <w:noProof/>
            <w:webHidden/>
          </w:rPr>
          <w:instrText xml:space="preserve"> PAGEREF _Toc24387433 \h </w:instrText>
        </w:r>
      </w:ins>
      <w:r>
        <w:rPr>
          <w:noProof/>
          <w:webHidden/>
        </w:rPr>
      </w:r>
      <w:r>
        <w:rPr>
          <w:noProof/>
          <w:webHidden/>
        </w:rPr>
        <w:fldChar w:fldCharType="separate"/>
      </w:r>
      <w:ins w:id="242" w:author="Administrador" w:date="2019-11-11T17:56:00Z">
        <w:r>
          <w:rPr>
            <w:noProof/>
            <w:webHidden/>
          </w:rPr>
          <w:t>16</w:t>
        </w:r>
        <w:r>
          <w:rPr>
            <w:noProof/>
            <w:webHidden/>
          </w:rPr>
          <w:fldChar w:fldCharType="end"/>
        </w:r>
        <w:r w:rsidRPr="00B67BFF">
          <w:rPr>
            <w:rStyle w:val="Hyperlink"/>
            <w:noProof/>
          </w:rPr>
          <w:fldChar w:fldCharType="end"/>
        </w:r>
      </w:ins>
    </w:p>
    <w:p w14:paraId="596C20F0" w14:textId="00061E59" w:rsidR="005F7DD0" w:rsidRDefault="005F7DD0">
      <w:pPr>
        <w:pStyle w:val="ndicedeilustraes"/>
        <w:tabs>
          <w:tab w:val="right" w:leader="dot" w:pos="9061"/>
        </w:tabs>
        <w:rPr>
          <w:ins w:id="243" w:author="Administrador" w:date="2019-11-11T17:56:00Z"/>
          <w:rFonts w:asciiTheme="minorHAnsi" w:eastAsiaTheme="minorEastAsia" w:hAnsiTheme="minorHAnsi" w:cstheme="minorBidi"/>
          <w:noProof/>
          <w:color w:val="auto"/>
          <w:kern w:val="0"/>
          <w:sz w:val="22"/>
          <w:szCs w:val="22"/>
          <w:lang w:eastAsia="pt-BR"/>
        </w:rPr>
      </w:pPr>
      <w:ins w:id="244"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"_Toc24387434"</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11 – Conceito da tela de Loading.</w:t>
        </w:r>
        <w:r>
          <w:rPr>
            <w:noProof/>
            <w:webHidden/>
          </w:rPr>
          <w:tab/>
        </w:r>
        <w:r>
          <w:rPr>
            <w:noProof/>
            <w:webHidden/>
          </w:rPr>
          <w:fldChar w:fldCharType="begin"/>
        </w:r>
        <w:r>
          <w:rPr>
            <w:noProof/>
            <w:webHidden/>
          </w:rPr>
          <w:instrText xml:space="preserve"> PAGEREF _Toc24387434 \h </w:instrText>
        </w:r>
      </w:ins>
      <w:r>
        <w:rPr>
          <w:noProof/>
          <w:webHidden/>
        </w:rPr>
      </w:r>
      <w:r>
        <w:rPr>
          <w:noProof/>
          <w:webHidden/>
        </w:rPr>
        <w:fldChar w:fldCharType="separate"/>
      </w:r>
      <w:ins w:id="245" w:author="Administrador" w:date="2019-11-11T17:56:00Z">
        <w:r>
          <w:rPr>
            <w:noProof/>
            <w:webHidden/>
          </w:rPr>
          <w:t>17</w:t>
        </w:r>
        <w:r>
          <w:rPr>
            <w:noProof/>
            <w:webHidden/>
          </w:rPr>
          <w:fldChar w:fldCharType="end"/>
        </w:r>
        <w:r w:rsidRPr="00B67BFF">
          <w:rPr>
            <w:rStyle w:val="Hyperlink"/>
            <w:noProof/>
          </w:rPr>
          <w:fldChar w:fldCharType="end"/>
        </w:r>
      </w:ins>
    </w:p>
    <w:p w14:paraId="24387FDD" w14:textId="72C16529" w:rsidR="005F7DD0" w:rsidRDefault="005F7DD0">
      <w:pPr>
        <w:pStyle w:val="ndicedeilustraes"/>
        <w:tabs>
          <w:tab w:val="right" w:leader="dot" w:pos="9061"/>
        </w:tabs>
        <w:rPr>
          <w:ins w:id="246" w:author="Administrador" w:date="2019-11-11T17:56:00Z"/>
          <w:rFonts w:asciiTheme="minorHAnsi" w:eastAsiaTheme="minorEastAsia" w:hAnsiTheme="minorHAnsi" w:cstheme="minorBidi"/>
          <w:noProof/>
          <w:color w:val="auto"/>
          <w:kern w:val="0"/>
          <w:sz w:val="22"/>
          <w:szCs w:val="22"/>
          <w:lang w:eastAsia="pt-BR"/>
        </w:rPr>
      </w:pPr>
      <w:ins w:id="247"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"_Toc24387435"</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12 – Conceito da tela de pausa do jogo e o HUD.</w:t>
        </w:r>
        <w:r>
          <w:rPr>
            <w:noProof/>
            <w:webHidden/>
          </w:rPr>
          <w:tab/>
        </w:r>
        <w:r>
          <w:rPr>
            <w:noProof/>
            <w:webHidden/>
          </w:rPr>
          <w:fldChar w:fldCharType="begin"/>
        </w:r>
        <w:r>
          <w:rPr>
            <w:noProof/>
            <w:webHidden/>
          </w:rPr>
          <w:instrText xml:space="preserve"> PAGEREF _Toc24387435 \h </w:instrText>
        </w:r>
      </w:ins>
      <w:r>
        <w:rPr>
          <w:noProof/>
          <w:webHidden/>
        </w:rPr>
      </w:r>
      <w:r>
        <w:rPr>
          <w:noProof/>
          <w:webHidden/>
        </w:rPr>
        <w:fldChar w:fldCharType="separate"/>
      </w:r>
      <w:ins w:id="248" w:author="Administrador" w:date="2019-11-11T17:56:00Z">
        <w:r>
          <w:rPr>
            <w:noProof/>
            <w:webHidden/>
          </w:rPr>
          <w:t>18</w:t>
        </w:r>
        <w:r>
          <w:rPr>
            <w:noProof/>
            <w:webHidden/>
          </w:rPr>
          <w:fldChar w:fldCharType="end"/>
        </w:r>
        <w:r w:rsidRPr="00B67BFF">
          <w:rPr>
            <w:rStyle w:val="Hyperlink"/>
            <w:noProof/>
          </w:rPr>
          <w:fldChar w:fldCharType="end"/>
        </w:r>
      </w:ins>
    </w:p>
    <w:p w14:paraId="268E119C" w14:textId="69BDA8E1" w:rsidR="005F7DD0" w:rsidRDefault="005F7DD0">
      <w:pPr>
        <w:pStyle w:val="ndicedeilustraes"/>
        <w:tabs>
          <w:tab w:val="right" w:leader="dot" w:pos="9061"/>
        </w:tabs>
        <w:rPr>
          <w:ins w:id="249" w:author="Administrador" w:date="2019-11-11T17:56:00Z"/>
          <w:rFonts w:asciiTheme="minorHAnsi" w:eastAsiaTheme="minorEastAsia" w:hAnsiTheme="minorHAnsi" w:cstheme="minorBidi"/>
          <w:noProof/>
          <w:color w:val="auto"/>
          <w:kern w:val="0"/>
          <w:sz w:val="22"/>
          <w:szCs w:val="22"/>
          <w:lang w:eastAsia="pt-BR"/>
        </w:rPr>
      </w:pPr>
      <w:ins w:id="250"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"_Toc24387436"</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13 – Conceito da tela de Vencedor do jogo.</w:t>
        </w:r>
        <w:r>
          <w:rPr>
            <w:noProof/>
            <w:webHidden/>
          </w:rPr>
          <w:tab/>
        </w:r>
        <w:r>
          <w:rPr>
            <w:noProof/>
            <w:webHidden/>
          </w:rPr>
          <w:fldChar w:fldCharType="begin"/>
        </w:r>
        <w:r>
          <w:rPr>
            <w:noProof/>
            <w:webHidden/>
          </w:rPr>
          <w:instrText xml:space="preserve"> PAGEREF _Toc24387436 \h </w:instrText>
        </w:r>
      </w:ins>
      <w:r>
        <w:rPr>
          <w:noProof/>
          <w:webHidden/>
        </w:rPr>
      </w:r>
      <w:r>
        <w:rPr>
          <w:noProof/>
          <w:webHidden/>
        </w:rPr>
        <w:fldChar w:fldCharType="separate"/>
      </w:r>
      <w:ins w:id="251" w:author="Administrador" w:date="2019-11-11T17:56:00Z">
        <w:r>
          <w:rPr>
            <w:noProof/>
            <w:webHidden/>
          </w:rPr>
          <w:t>18</w:t>
        </w:r>
        <w:r>
          <w:rPr>
            <w:noProof/>
            <w:webHidden/>
          </w:rPr>
          <w:fldChar w:fldCharType="end"/>
        </w:r>
        <w:r w:rsidRPr="00B67BFF">
          <w:rPr>
            <w:rStyle w:val="Hyperlink"/>
            <w:noProof/>
          </w:rPr>
          <w:fldChar w:fldCharType="end"/>
        </w:r>
      </w:ins>
    </w:p>
    <w:p w14:paraId="33465CB9" w14:textId="4951D751" w:rsidR="005F7DD0" w:rsidRDefault="005F7DD0">
      <w:pPr>
        <w:pStyle w:val="ndicedeilustraes"/>
        <w:tabs>
          <w:tab w:val="right" w:leader="dot" w:pos="9061"/>
        </w:tabs>
        <w:rPr>
          <w:ins w:id="252" w:author="Administrador" w:date="2019-11-11T17:56:00Z"/>
          <w:rFonts w:asciiTheme="minorHAnsi" w:eastAsiaTheme="minorEastAsia" w:hAnsiTheme="minorHAnsi" w:cstheme="minorBidi"/>
          <w:noProof/>
          <w:color w:val="auto"/>
          <w:kern w:val="0"/>
          <w:sz w:val="22"/>
          <w:szCs w:val="22"/>
          <w:lang w:eastAsia="pt-BR"/>
        </w:rPr>
      </w:pPr>
      <w:ins w:id="253"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"_Toc24387437"</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15 – Conceito da tela de créditos do jogo.</w:t>
        </w:r>
        <w:r>
          <w:rPr>
            <w:noProof/>
            <w:webHidden/>
          </w:rPr>
          <w:tab/>
        </w:r>
        <w:r>
          <w:rPr>
            <w:noProof/>
            <w:webHidden/>
          </w:rPr>
          <w:fldChar w:fldCharType="begin"/>
        </w:r>
        <w:r>
          <w:rPr>
            <w:noProof/>
            <w:webHidden/>
          </w:rPr>
          <w:instrText xml:space="preserve"> PAGEREF _Toc24387437 \h </w:instrText>
        </w:r>
      </w:ins>
      <w:r>
        <w:rPr>
          <w:noProof/>
          <w:webHidden/>
        </w:rPr>
      </w:r>
      <w:r>
        <w:rPr>
          <w:noProof/>
          <w:webHidden/>
        </w:rPr>
        <w:fldChar w:fldCharType="separate"/>
      </w:r>
      <w:ins w:id="254" w:author="Administrador" w:date="2019-11-11T17:56:00Z">
        <w:r>
          <w:rPr>
            <w:noProof/>
            <w:webHidden/>
          </w:rPr>
          <w:t>19</w:t>
        </w:r>
        <w:r>
          <w:rPr>
            <w:noProof/>
            <w:webHidden/>
          </w:rPr>
          <w:fldChar w:fldCharType="end"/>
        </w:r>
        <w:r w:rsidRPr="00B67BFF">
          <w:rPr>
            <w:rStyle w:val="Hyperlink"/>
            <w:noProof/>
          </w:rPr>
          <w:fldChar w:fldCharType="end"/>
        </w:r>
      </w:ins>
    </w:p>
    <w:p w14:paraId="2D5FF0E3" w14:textId="3A31AC0F" w:rsidR="005F7DD0" w:rsidRDefault="005F7DD0">
      <w:pPr>
        <w:pStyle w:val="ndicedeilustraes"/>
        <w:tabs>
          <w:tab w:val="right" w:leader="dot" w:pos="9061"/>
        </w:tabs>
        <w:rPr>
          <w:ins w:id="255" w:author="Administrador" w:date="2019-11-11T17:56:00Z"/>
          <w:rFonts w:asciiTheme="minorHAnsi" w:eastAsiaTheme="minorEastAsia" w:hAnsiTheme="minorHAnsi" w:cstheme="minorBidi"/>
          <w:noProof/>
          <w:color w:val="auto"/>
          <w:kern w:val="0"/>
          <w:sz w:val="22"/>
          <w:szCs w:val="22"/>
          <w:lang w:eastAsia="pt-BR"/>
        </w:rPr>
      </w:pPr>
      <w:ins w:id="256"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"_Toc24387438"</w:instrText>
        </w:r>
        <w:r w:rsidRPr="00B67BFF">
          <w:rPr>
            <w:rStyle w:val="Hyperlink"/>
            <w:noProof/>
          </w:rPr>
          <w:instrText xml:space="preserve"> </w:instrText>
        </w:r>
        <w:r w:rsidRPr="00B67BFF">
          <w:rPr>
            <w:rStyle w:val="Hyperlink"/>
            <w:noProof/>
          </w:rPr>
          <w:fldChar w:fldCharType="separate"/>
        </w:r>
        <w:r w:rsidRPr="00B67BFF">
          <w:rPr>
            <w:rStyle w:val="Hyperlink"/>
            <w:b/>
            <w:bCs/>
            <w:noProof/>
            <w:highlight w:val="yellow"/>
          </w:rPr>
          <w:t>Figura 16 – Joystick para identificação dos botões utilizados no jogo.</w:t>
        </w:r>
        <w:r>
          <w:rPr>
            <w:noProof/>
            <w:webHidden/>
          </w:rPr>
          <w:tab/>
        </w:r>
        <w:r>
          <w:rPr>
            <w:noProof/>
            <w:webHidden/>
          </w:rPr>
          <w:fldChar w:fldCharType="begin"/>
        </w:r>
        <w:r>
          <w:rPr>
            <w:noProof/>
            <w:webHidden/>
          </w:rPr>
          <w:instrText xml:space="preserve"> PAGEREF _Toc24387438 \h </w:instrText>
        </w:r>
      </w:ins>
      <w:r>
        <w:rPr>
          <w:noProof/>
          <w:webHidden/>
        </w:rPr>
      </w:r>
      <w:r>
        <w:rPr>
          <w:noProof/>
          <w:webHidden/>
        </w:rPr>
        <w:fldChar w:fldCharType="separate"/>
      </w:r>
      <w:ins w:id="257" w:author="Administrador" w:date="2019-11-11T17:56:00Z">
        <w:r>
          <w:rPr>
            <w:noProof/>
            <w:webHidden/>
          </w:rPr>
          <w:t>20</w:t>
        </w:r>
        <w:r>
          <w:rPr>
            <w:noProof/>
            <w:webHidden/>
          </w:rPr>
          <w:fldChar w:fldCharType="end"/>
        </w:r>
        <w:r w:rsidRPr="00B67BFF">
          <w:rPr>
            <w:rStyle w:val="Hyperlink"/>
            <w:noProof/>
          </w:rPr>
          <w:fldChar w:fldCharType="end"/>
        </w:r>
      </w:ins>
    </w:p>
    <w:p w14:paraId="54A8F979" w14:textId="4B3D0118" w:rsidR="005F7DD0" w:rsidRDefault="005F7DD0">
      <w:pPr>
        <w:pStyle w:val="ndicedeilustraes"/>
        <w:tabs>
          <w:tab w:val="right" w:leader="dot" w:pos="9061"/>
        </w:tabs>
        <w:rPr>
          <w:ins w:id="258" w:author="Administrador" w:date="2019-11-11T17:56:00Z"/>
          <w:rFonts w:asciiTheme="minorHAnsi" w:eastAsiaTheme="minorEastAsia" w:hAnsiTheme="minorHAnsi" w:cstheme="minorBidi"/>
          <w:noProof/>
          <w:color w:val="auto"/>
          <w:kern w:val="0"/>
          <w:sz w:val="22"/>
          <w:szCs w:val="22"/>
          <w:lang w:eastAsia="pt-BR"/>
        </w:rPr>
      </w:pPr>
      <w:ins w:id="259"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"_Toc24387439"</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17 – Formiga de fogo.</w:t>
        </w:r>
        <w:r>
          <w:rPr>
            <w:noProof/>
            <w:webHidden/>
          </w:rPr>
          <w:tab/>
        </w:r>
        <w:r>
          <w:rPr>
            <w:noProof/>
            <w:webHidden/>
          </w:rPr>
          <w:fldChar w:fldCharType="begin"/>
        </w:r>
        <w:r>
          <w:rPr>
            <w:noProof/>
            <w:webHidden/>
          </w:rPr>
          <w:instrText xml:space="preserve"> PAGEREF _Toc24387439 \h </w:instrText>
        </w:r>
      </w:ins>
      <w:r>
        <w:rPr>
          <w:noProof/>
          <w:webHidden/>
        </w:rPr>
      </w:r>
      <w:r>
        <w:rPr>
          <w:noProof/>
          <w:webHidden/>
        </w:rPr>
        <w:fldChar w:fldCharType="separate"/>
      </w:r>
      <w:ins w:id="260" w:author="Administrador" w:date="2019-11-11T17:56:00Z">
        <w:r>
          <w:rPr>
            <w:noProof/>
            <w:webHidden/>
          </w:rPr>
          <w:t>21</w:t>
        </w:r>
        <w:r>
          <w:rPr>
            <w:noProof/>
            <w:webHidden/>
          </w:rPr>
          <w:fldChar w:fldCharType="end"/>
        </w:r>
        <w:r w:rsidRPr="00B67BFF">
          <w:rPr>
            <w:rStyle w:val="Hyperlink"/>
            <w:noProof/>
          </w:rPr>
          <w:fldChar w:fldCharType="end"/>
        </w:r>
      </w:ins>
    </w:p>
    <w:p w14:paraId="71777BF5" w14:textId="2953DD6E" w:rsidR="005F7DD0" w:rsidRDefault="005F7DD0">
      <w:pPr>
        <w:pStyle w:val="ndicedeilustraes"/>
        <w:tabs>
          <w:tab w:val="right" w:leader="dot" w:pos="9061"/>
        </w:tabs>
        <w:rPr>
          <w:ins w:id="261" w:author="Administrador" w:date="2019-11-11T17:56:00Z"/>
          <w:rFonts w:asciiTheme="minorHAnsi" w:eastAsiaTheme="minorEastAsia" w:hAnsiTheme="minorHAnsi" w:cstheme="minorBidi"/>
          <w:noProof/>
          <w:color w:val="auto"/>
          <w:kern w:val="0"/>
          <w:sz w:val="22"/>
          <w:szCs w:val="22"/>
          <w:lang w:eastAsia="pt-BR"/>
        </w:rPr>
      </w:pPr>
      <w:ins w:id="262"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"_Toc24387440"</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19 – Formiga cabeça de porta.</w:t>
        </w:r>
        <w:r>
          <w:rPr>
            <w:noProof/>
            <w:webHidden/>
          </w:rPr>
          <w:tab/>
        </w:r>
        <w:r>
          <w:rPr>
            <w:noProof/>
            <w:webHidden/>
          </w:rPr>
          <w:fldChar w:fldCharType="begin"/>
        </w:r>
        <w:r>
          <w:rPr>
            <w:noProof/>
            <w:webHidden/>
          </w:rPr>
          <w:instrText xml:space="preserve"> PAGEREF _Toc24387440 \h </w:instrText>
        </w:r>
      </w:ins>
      <w:r>
        <w:rPr>
          <w:noProof/>
          <w:webHidden/>
        </w:rPr>
      </w:r>
      <w:r>
        <w:rPr>
          <w:noProof/>
          <w:webHidden/>
        </w:rPr>
        <w:fldChar w:fldCharType="separate"/>
      </w:r>
      <w:ins w:id="263" w:author="Administrador" w:date="2019-11-11T17:56:00Z">
        <w:r>
          <w:rPr>
            <w:noProof/>
            <w:webHidden/>
          </w:rPr>
          <w:t>21</w:t>
        </w:r>
        <w:r>
          <w:rPr>
            <w:noProof/>
            <w:webHidden/>
          </w:rPr>
          <w:fldChar w:fldCharType="end"/>
        </w:r>
        <w:r w:rsidRPr="00B67BFF">
          <w:rPr>
            <w:rStyle w:val="Hyperlink"/>
            <w:noProof/>
          </w:rPr>
          <w:fldChar w:fldCharType="end"/>
        </w:r>
      </w:ins>
    </w:p>
    <w:p w14:paraId="0FDB6084" w14:textId="45F03044" w:rsidR="005F7DD0" w:rsidRDefault="005F7DD0">
      <w:pPr>
        <w:pStyle w:val="ndicedeilustraes"/>
        <w:tabs>
          <w:tab w:val="right" w:leader="dot" w:pos="9061"/>
        </w:tabs>
        <w:rPr>
          <w:ins w:id="264" w:author="Administrador" w:date="2019-11-11T17:56:00Z"/>
          <w:rFonts w:asciiTheme="minorHAnsi" w:eastAsiaTheme="minorEastAsia" w:hAnsiTheme="minorHAnsi" w:cstheme="minorBidi"/>
          <w:noProof/>
          <w:color w:val="auto"/>
          <w:kern w:val="0"/>
          <w:sz w:val="22"/>
          <w:szCs w:val="22"/>
          <w:lang w:eastAsia="pt-BR"/>
        </w:rPr>
      </w:pPr>
      <w:ins w:id="265"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"_Toc24387441"</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21 – vida cheia e vida vazia, respectivamente.</w:t>
        </w:r>
        <w:r>
          <w:rPr>
            <w:noProof/>
            <w:webHidden/>
          </w:rPr>
          <w:tab/>
        </w:r>
        <w:r>
          <w:rPr>
            <w:noProof/>
            <w:webHidden/>
          </w:rPr>
          <w:fldChar w:fldCharType="begin"/>
        </w:r>
        <w:r>
          <w:rPr>
            <w:noProof/>
            <w:webHidden/>
          </w:rPr>
          <w:instrText xml:space="preserve"> PAGEREF _Toc24387441 \h </w:instrText>
        </w:r>
      </w:ins>
      <w:r>
        <w:rPr>
          <w:noProof/>
          <w:webHidden/>
        </w:rPr>
      </w:r>
      <w:r>
        <w:rPr>
          <w:noProof/>
          <w:webHidden/>
        </w:rPr>
        <w:fldChar w:fldCharType="separate"/>
      </w:r>
      <w:ins w:id="266" w:author="Administrador" w:date="2019-11-11T17:56:00Z">
        <w:r>
          <w:rPr>
            <w:noProof/>
            <w:webHidden/>
          </w:rPr>
          <w:t>22</w:t>
        </w:r>
        <w:r>
          <w:rPr>
            <w:noProof/>
            <w:webHidden/>
          </w:rPr>
          <w:fldChar w:fldCharType="end"/>
        </w:r>
        <w:r w:rsidRPr="00B67BFF">
          <w:rPr>
            <w:rStyle w:val="Hyperlink"/>
            <w:noProof/>
          </w:rPr>
          <w:fldChar w:fldCharType="end"/>
        </w:r>
      </w:ins>
    </w:p>
    <w:p w14:paraId="6E125AD4" w14:textId="51B962DB" w:rsidR="005F7DD0" w:rsidRDefault="005F7DD0">
      <w:pPr>
        <w:pStyle w:val="ndicedeilustraes"/>
        <w:tabs>
          <w:tab w:val="right" w:leader="dot" w:pos="9061"/>
        </w:tabs>
        <w:rPr>
          <w:ins w:id="267" w:author="Administrador" w:date="2019-11-11T17:56:00Z"/>
          <w:rFonts w:asciiTheme="minorHAnsi" w:eastAsiaTheme="minorEastAsia" w:hAnsiTheme="minorHAnsi" w:cstheme="minorBidi"/>
          <w:noProof/>
          <w:color w:val="auto"/>
          <w:kern w:val="0"/>
          <w:sz w:val="22"/>
          <w:szCs w:val="22"/>
          <w:lang w:eastAsia="pt-BR"/>
        </w:rPr>
      </w:pPr>
      <w:ins w:id="268"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"_Toc24387442"</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22 – Mira.</w:t>
        </w:r>
        <w:r>
          <w:rPr>
            <w:noProof/>
            <w:webHidden/>
          </w:rPr>
          <w:tab/>
        </w:r>
        <w:r>
          <w:rPr>
            <w:noProof/>
            <w:webHidden/>
          </w:rPr>
          <w:fldChar w:fldCharType="begin"/>
        </w:r>
        <w:r>
          <w:rPr>
            <w:noProof/>
            <w:webHidden/>
          </w:rPr>
          <w:instrText xml:space="preserve"> PAGEREF _Toc24387442 \h </w:instrText>
        </w:r>
      </w:ins>
      <w:r>
        <w:rPr>
          <w:noProof/>
          <w:webHidden/>
        </w:rPr>
      </w:r>
      <w:r>
        <w:rPr>
          <w:noProof/>
          <w:webHidden/>
        </w:rPr>
        <w:fldChar w:fldCharType="separate"/>
      </w:r>
      <w:ins w:id="269" w:author="Administrador" w:date="2019-11-11T17:56:00Z">
        <w:r>
          <w:rPr>
            <w:noProof/>
            <w:webHidden/>
          </w:rPr>
          <w:t>22</w:t>
        </w:r>
        <w:r>
          <w:rPr>
            <w:noProof/>
            <w:webHidden/>
          </w:rPr>
          <w:fldChar w:fldCharType="end"/>
        </w:r>
        <w:r w:rsidRPr="00B67BFF">
          <w:rPr>
            <w:rStyle w:val="Hyperlink"/>
            <w:noProof/>
          </w:rPr>
          <w:fldChar w:fldCharType="end"/>
        </w:r>
      </w:ins>
    </w:p>
    <w:p w14:paraId="51335DAB" w14:textId="1EA5255E" w:rsidR="005F7DD0" w:rsidRDefault="005F7DD0">
      <w:pPr>
        <w:pStyle w:val="ndicedeilustraes"/>
        <w:tabs>
          <w:tab w:val="right" w:leader="dot" w:pos="9061"/>
        </w:tabs>
        <w:rPr>
          <w:ins w:id="270" w:author="Administrador" w:date="2019-11-11T17:56:00Z"/>
          <w:rFonts w:asciiTheme="minorHAnsi" w:eastAsiaTheme="minorEastAsia" w:hAnsiTheme="minorHAnsi" w:cstheme="minorBidi"/>
          <w:noProof/>
          <w:color w:val="auto"/>
          <w:kern w:val="0"/>
          <w:sz w:val="22"/>
          <w:szCs w:val="22"/>
          <w:lang w:eastAsia="pt-BR"/>
        </w:rPr>
      </w:pPr>
      <w:ins w:id="271"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"_Toc24387443"</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24 – Chave para a sala do Sapo-Samurai.</w:t>
        </w:r>
        <w:r>
          <w:rPr>
            <w:noProof/>
            <w:webHidden/>
          </w:rPr>
          <w:tab/>
        </w:r>
        <w:r>
          <w:rPr>
            <w:noProof/>
            <w:webHidden/>
          </w:rPr>
          <w:fldChar w:fldCharType="begin"/>
        </w:r>
        <w:r>
          <w:rPr>
            <w:noProof/>
            <w:webHidden/>
          </w:rPr>
          <w:instrText xml:space="preserve"> PAGEREF _Toc24387443 \h </w:instrText>
        </w:r>
      </w:ins>
      <w:r>
        <w:rPr>
          <w:noProof/>
          <w:webHidden/>
        </w:rPr>
      </w:r>
      <w:r>
        <w:rPr>
          <w:noProof/>
          <w:webHidden/>
        </w:rPr>
        <w:fldChar w:fldCharType="separate"/>
      </w:r>
      <w:ins w:id="272" w:author="Administrador" w:date="2019-11-11T17:56:00Z">
        <w:r>
          <w:rPr>
            <w:noProof/>
            <w:webHidden/>
          </w:rPr>
          <w:t>25</w:t>
        </w:r>
        <w:r>
          <w:rPr>
            <w:noProof/>
            <w:webHidden/>
          </w:rPr>
          <w:fldChar w:fldCharType="end"/>
        </w:r>
        <w:r w:rsidRPr="00B67BFF">
          <w:rPr>
            <w:rStyle w:val="Hyperlink"/>
            <w:noProof/>
          </w:rPr>
          <w:fldChar w:fldCharType="end"/>
        </w:r>
      </w:ins>
    </w:p>
    <w:p w14:paraId="3A9D3D44" w14:textId="107DD617" w:rsidR="005F7DD0" w:rsidRDefault="005F7DD0">
      <w:pPr>
        <w:pStyle w:val="ndicedeilustraes"/>
        <w:tabs>
          <w:tab w:val="right" w:leader="dot" w:pos="9061"/>
        </w:tabs>
        <w:rPr>
          <w:ins w:id="273" w:author="Administrador" w:date="2019-11-11T17:56:00Z"/>
          <w:rFonts w:asciiTheme="minorHAnsi" w:eastAsiaTheme="minorEastAsia" w:hAnsiTheme="minorHAnsi" w:cstheme="minorBidi"/>
          <w:noProof/>
          <w:color w:val="auto"/>
          <w:kern w:val="0"/>
          <w:sz w:val="22"/>
          <w:szCs w:val="22"/>
          <w:lang w:eastAsia="pt-BR"/>
        </w:rPr>
      </w:pPr>
      <w:ins w:id="274"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"_Toc24387444"</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26 – Lagarta.</w:t>
        </w:r>
        <w:r>
          <w:rPr>
            <w:noProof/>
            <w:webHidden/>
          </w:rPr>
          <w:tab/>
        </w:r>
        <w:r>
          <w:rPr>
            <w:noProof/>
            <w:webHidden/>
          </w:rPr>
          <w:fldChar w:fldCharType="begin"/>
        </w:r>
        <w:r>
          <w:rPr>
            <w:noProof/>
            <w:webHidden/>
          </w:rPr>
          <w:instrText xml:space="preserve"> PAGEREF _Toc24387444 \h </w:instrText>
        </w:r>
      </w:ins>
      <w:r>
        <w:rPr>
          <w:noProof/>
          <w:webHidden/>
        </w:rPr>
      </w:r>
      <w:r>
        <w:rPr>
          <w:noProof/>
          <w:webHidden/>
        </w:rPr>
        <w:fldChar w:fldCharType="separate"/>
      </w:r>
      <w:ins w:id="275" w:author="Administrador" w:date="2019-11-11T17:56:00Z">
        <w:r>
          <w:rPr>
            <w:noProof/>
            <w:webHidden/>
          </w:rPr>
          <w:t>26</w:t>
        </w:r>
        <w:r>
          <w:rPr>
            <w:noProof/>
            <w:webHidden/>
          </w:rPr>
          <w:fldChar w:fldCharType="end"/>
        </w:r>
        <w:r w:rsidRPr="00B67BFF">
          <w:rPr>
            <w:rStyle w:val="Hyperlink"/>
            <w:noProof/>
          </w:rPr>
          <w:fldChar w:fldCharType="end"/>
        </w:r>
      </w:ins>
    </w:p>
    <w:p w14:paraId="3D4432DE" w14:textId="1D19A1A0" w:rsidR="005F7DD0" w:rsidRDefault="005F7DD0">
      <w:pPr>
        <w:pStyle w:val="ndicedeilustraes"/>
        <w:tabs>
          <w:tab w:val="right" w:leader="dot" w:pos="9061"/>
        </w:tabs>
        <w:rPr>
          <w:ins w:id="276" w:author="Administrador" w:date="2019-11-11T17:56:00Z"/>
          <w:rFonts w:asciiTheme="minorHAnsi" w:eastAsiaTheme="minorEastAsia" w:hAnsiTheme="minorHAnsi" w:cstheme="minorBidi"/>
          <w:noProof/>
          <w:color w:val="auto"/>
          <w:kern w:val="0"/>
          <w:sz w:val="22"/>
          <w:szCs w:val="22"/>
          <w:lang w:eastAsia="pt-BR"/>
        </w:rPr>
      </w:pPr>
      <w:ins w:id="277"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"_Toc24387445"</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29 – Sapo-Samurai.</w:t>
        </w:r>
        <w:r>
          <w:rPr>
            <w:noProof/>
            <w:webHidden/>
          </w:rPr>
          <w:tab/>
        </w:r>
        <w:r>
          <w:rPr>
            <w:noProof/>
            <w:webHidden/>
          </w:rPr>
          <w:fldChar w:fldCharType="begin"/>
        </w:r>
        <w:r>
          <w:rPr>
            <w:noProof/>
            <w:webHidden/>
          </w:rPr>
          <w:instrText xml:space="preserve"> PAGEREF _Toc24387445 \h </w:instrText>
        </w:r>
      </w:ins>
      <w:r>
        <w:rPr>
          <w:noProof/>
          <w:webHidden/>
        </w:rPr>
      </w:r>
      <w:r>
        <w:rPr>
          <w:noProof/>
          <w:webHidden/>
        </w:rPr>
        <w:fldChar w:fldCharType="separate"/>
      </w:r>
      <w:ins w:id="278" w:author="Administrador" w:date="2019-11-11T17:56:00Z">
        <w:r>
          <w:rPr>
            <w:noProof/>
            <w:webHidden/>
          </w:rPr>
          <w:t>27</w:t>
        </w:r>
        <w:r>
          <w:rPr>
            <w:noProof/>
            <w:webHidden/>
          </w:rPr>
          <w:fldChar w:fldCharType="end"/>
        </w:r>
        <w:r w:rsidRPr="00B67BFF">
          <w:rPr>
            <w:rStyle w:val="Hyperlink"/>
            <w:noProof/>
          </w:rPr>
          <w:fldChar w:fldCharType="end"/>
        </w:r>
      </w:ins>
    </w:p>
    <w:p w14:paraId="59B4D6D0" w14:textId="257CC3DE" w:rsidR="003951AE" w:rsidRPr="00AD3197" w:rsidDel="005F7DD0" w:rsidRDefault="003951AE">
      <w:pPr>
        <w:pStyle w:val="ndicedeilustraes"/>
        <w:tabs>
          <w:tab w:val="right" w:leader="dot" w:pos="9061"/>
        </w:tabs>
        <w:rPr>
          <w:del w:id="279" w:author="Administrador" w:date="2019-11-11T17:56:00Z"/>
          <w:rFonts w:asciiTheme="minorHAnsi" w:eastAsiaTheme="minorEastAsia" w:hAnsiTheme="minorHAnsi" w:cstheme="minorBidi"/>
          <w:noProof/>
          <w:color w:val="auto"/>
          <w:kern w:val="0"/>
          <w:sz w:val="22"/>
          <w:szCs w:val="22"/>
          <w:lang w:val="en-US" w:eastAsia="en-US"/>
        </w:rPr>
      </w:pPr>
      <w:del w:id="280" w:author="Administrador" w:date="2019-11-11T17:56:00Z">
        <w:r w:rsidRPr="005F7DD0" w:rsidDel="005F7DD0">
          <w:rPr>
            <w:rStyle w:val="Hyperlink"/>
            <w:b/>
            <w:bCs/>
            <w:noProof/>
            <w:lang w:val="en-US"/>
          </w:rPr>
          <w:delText>Figura 1– Jogos similares, A) Enter the Gungeon; B) Pocket Rogues; C) Furi; D) Soul Knight.</w:delText>
        </w:r>
        <w:r w:rsidRPr="00AD3197" w:rsidDel="005F7DD0">
          <w:rPr>
            <w:noProof/>
            <w:webHidden/>
          </w:rPr>
          <w:tab/>
        </w:r>
        <w:r w:rsidR="00B509A5" w:rsidDel="005F7DD0">
          <w:rPr>
            <w:noProof/>
            <w:webHidden/>
          </w:rPr>
          <w:delText>10</w:delText>
        </w:r>
      </w:del>
    </w:p>
    <w:p w14:paraId="09A1C9B3" w14:textId="2AC20C6F" w:rsidR="003951AE" w:rsidRPr="00AD3197" w:rsidDel="005F7DD0" w:rsidRDefault="003951AE">
      <w:pPr>
        <w:pStyle w:val="ndicedeilustraes"/>
        <w:tabs>
          <w:tab w:val="right" w:leader="dot" w:pos="9061"/>
        </w:tabs>
        <w:rPr>
          <w:del w:id="281" w:author="Administrador" w:date="2019-11-11T17:56:00Z"/>
          <w:rFonts w:asciiTheme="minorHAnsi" w:eastAsiaTheme="minorEastAsia" w:hAnsiTheme="minorHAnsi" w:cstheme="minorBidi"/>
          <w:noProof/>
          <w:color w:val="auto"/>
          <w:kern w:val="0"/>
          <w:sz w:val="22"/>
          <w:szCs w:val="22"/>
          <w:lang w:val="en-US" w:eastAsia="en-US"/>
        </w:rPr>
      </w:pPr>
      <w:del w:id="282" w:author="Administrador" w:date="2019-11-11T17:56:00Z">
        <w:r w:rsidRPr="005F7DD0" w:rsidDel="005F7DD0">
          <w:rPr>
            <w:rStyle w:val="Hyperlink"/>
            <w:b/>
            <w:bCs/>
            <w:noProof/>
          </w:rPr>
          <w:delText>Figura 2 - Matriz do mapa procedural.</w:delText>
        </w:r>
        <w:r w:rsidRPr="00AD3197" w:rsidDel="005F7DD0">
          <w:rPr>
            <w:noProof/>
            <w:webHidden/>
          </w:rPr>
          <w:tab/>
        </w:r>
        <w:r w:rsidR="00B509A5" w:rsidDel="005F7DD0">
          <w:rPr>
            <w:noProof/>
            <w:webHidden/>
          </w:rPr>
          <w:delText>13</w:delText>
        </w:r>
      </w:del>
    </w:p>
    <w:p w14:paraId="1EC38D3B" w14:textId="020FD4B0" w:rsidR="003951AE" w:rsidRPr="00AD3197" w:rsidDel="005F7DD0" w:rsidRDefault="003951AE">
      <w:pPr>
        <w:pStyle w:val="ndicedeilustraes"/>
        <w:tabs>
          <w:tab w:val="right" w:leader="dot" w:pos="9061"/>
        </w:tabs>
        <w:rPr>
          <w:del w:id="283" w:author="Administrador" w:date="2019-11-11T17:56:00Z"/>
          <w:rFonts w:asciiTheme="minorHAnsi" w:eastAsiaTheme="minorEastAsia" w:hAnsiTheme="minorHAnsi" w:cstheme="minorBidi"/>
          <w:noProof/>
          <w:color w:val="auto"/>
          <w:kern w:val="0"/>
          <w:sz w:val="22"/>
          <w:szCs w:val="22"/>
          <w:lang w:val="en-US" w:eastAsia="en-US"/>
        </w:rPr>
      </w:pPr>
      <w:del w:id="284" w:author="Administrador" w:date="2019-11-11T17:56:00Z">
        <w:r w:rsidRPr="005F7DD0" w:rsidDel="005F7DD0">
          <w:rPr>
            <w:rStyle w:val="Hyperlink"/>
            <w:b/>
            <w:bCs/>
            <w:noProof/>
          </w:rPr>
          <w:delText>Figura 3 – Exemplos de mapa procedural.</w:delText>
        </w:r>
        <w:r w:rsidRPr="00AD3197" w:rsidDel="005F7DD0">
          <w:rPr>
            <w:noProof/>
            <w:webHidden/>
          </w:rPr>
          <w:tab/>
        </w:r>
        <w:r w:rsidR="00B509A5" w:rsidDel="005F7DD0">
          <w:rPr>
            <w:noProof/>
            <w:webHidden/>
          </w:rPr>
          <w:delText>14</w:delText>
        </w:r>
      </w:del>
    </w:p>
    <w:p w14:paraId="4F0DC28F" w14:textId="314BB34B" w:rsidR="003951AE" w:rsidRPr="00AD3197" w:rsidDel="005F7DD0" w:rsidRDefault="003951AE">
      <w:pPr>
        <w:pStyle w:val="ndicedeilustraes"/>
        <w:tabs>
          <w:tab w:val="right" w:leader="dot" w:pos="9061"/>
        </w:tabs>
        <w:rPr>
          <w:del w:id="285" w:author="Administrador" w:date="2019-11-11T17:56:00Z"/>
          <w:rFonts w:asciiTheme="minorHAnsi" w:eastAsiaTheme="minorEastAsia" w:hAnsiTheme="minorHAnsi" w:cstheme="minorBidi"/>
          <w:noProof/>
          <w:color w:val="auto"/>
          <w:kern w:val="0"/>
          <w:sz w:val="22"/>
          <w:szCs w:val="22"/>
          <w:lang w:val="en-US" w:eastAsia="en-US"/>
        </w:rPr>
      </w:pPr>
      <w:del w:id="286" w:author="Administrador" w:date="2019-11-11T17:56:00Z">
        <w:r w:rsidRPr="005F7DD0" w:rsidDel="005F7DD0">
          <w:rPr>
            <w:rStyle w:val="Hyperlink"/>
            <w:b/>
            <w:bCs/>
            <w:noProof/>
          </w:rPr>
          <w:delText>Figura 4– Arte do mapa.</w:delText>
        </w:r>
        <w:r w:rsidRPr="00AD3197" w:rsidDel="005F7DD0">
          <w:rPr>
            <w:noProof/>
            <w:webHidden/>
          </w:rPr>
          <w:tab/>
        </w:r>
        <w:r w:rsidR="00B509A5" w:rsidDel="005F7DD0">
          <w:rPr>
            <w:noProof/>
            <w:webHidden/>
          </w:rPr>
          <w:delText>15</w:delText>
        </w:r>
      </w:del>
    </w:p>
    <w:p w14:paraId="5DEDD5A5" w14:textId="3302A485" w:rsidR="003951AE" w:rsidRPr="00AD3197" w:rsidDel="005F7DD0" w:rsidRDefault="003951AE">
      <w:pPr>
        <w:pStyle w:val="ndicedeilustraes"/>
        <w:tabs>
          <w:tab w:val="right" w:leader="dot" w:pos="9061"/>
        </w:tabs>
        <w:rPr>
          <w:del w:id="287" w:author="Administrador" w:date="2019-11-11T17:56:00Z"/>
          <w:rFonts w:asciiTheme="minorHAnsi" w:eastAsiaTheme="minorEastAsia" w:hAnsiTheme="minorHAnsi" w:cstheme="minorBidi"/>
          <w:noProof/>
          <w:color w:val="auto"/>
          <w:kern w:val="0"/>
          <w:sz w:val="22"/>
          <w:szCs w:val="22"/>
          <w:lang w:val="en-US" w:eastAsia="en-US"/>
        </w:rPr>
      </w:pPr>
      <w:del w:id="288" w:author="Administrador" w:date="2019-11-11T17:56:00Z">
        <w:r w:rsidRPr="005F7DD0" w:rsidDel="005F7DD0">
          <w:rPr>
            <w:rStyle w:val="Hyperlink"/>
            <w:b/>
            <w:bCs/>
            <w:noProof/>
          </w:rPr>
          <w:delText>Figura 5 – Ambiente do Sapo-Samurai.</w:delText>
        </w:r>
        <w:r w:rsidRPr="00AD3197" w:rsidDel="005F7DD0">
          <w:rPr>
            <w:noProof/>
            <w:webHidden/>
          </w:rPr>
          <w:tab/>
        </w:r>
        <w:r w:rsidR="00B509A5" w:rsidDel="005F7DD0">
          <w:rPr>
            <w:noProof/>
            <w:webHidden/>
          </w:rPr>
          <w:delText>15</w:delText>
        </w:r>
      </w:del>
    </w:p>
    <w:p w14:paraId="0829F1C9" w14:textId="64A4E58A" w:rsidR="003951AE" w:rsidRPr="00AD3197" w:rsidDel="005F7DD0" w:rsidRDefault="003951AE">
      <w:pPr>
        <w:pStyle w:val="ndicedeilustraes"/>
        <w:tabs>
          <w:tab w:val="right" w:leader="dot" w:pos="9061"/>
        </w:tabs>
        <w:rPr>
          <w:del w:id="289" w:author="Administrador" w:date="2019-11-11T17:56:00Z"/>
          <w:rFonts w:asciiTheme="minorHAnsi" w:eastAsiaTheme="minorEastAsia" w:hAnsiTheme="minorHAnsi" w:cstheme="minorBidi"/>
          <w:noProof/>
          <w:color w:val="auto"/>
          <w:kern w:val="0"/>
          <w:sz w:val="22"/>
          <w:szCs w:val="22"/>
          <w:lang w:val="en-US" w:eastAsia="en-US"/>
        </w:rPr>
      </w:pPr>
      <w:del w:id="290" w:author="Administrador" w:date="2019-11-11T17:56:00Z">
        <w:r w:rsidRPr="005F7DD0" w:rsidDel="005F7DD0">
          <w:rPr>
            <w:rStyle w:val="Hyperlink"/>
            <w:b/>
            <w:bCs/>
            <w:noProof/>
          </w:rPr>
          <w:delText>Figura 6 – Ambiente do Pavão-Serpente.</w:delText>
        </w:r>
        <w:r w:rsidRPr="00AD3197" w:rsidDel="005F7DD0">
          <w:rPr>
            <w:noProof/>
            <w:webHidden/>
          </w:rPr>
          <w:tab/>
        </w:r>
        <w:r w:rsidR="00B509A5" w:rsidDel="005F7DD0">
          <w:rPr>
            <w:noProof/>
            <w:webHidden/>
          </w:rPr>
          <w:delText>16</w:delText>
        </w:r>
      </w:del>
    </w:p>
    <w:p w14:paraId="4C2D7380" w14:textId="3892B6D8" w:rsidR="003951AE" w:rsidRPr="00AD3197" w:rsidDel="005F7DD0" w:rsidRDefault="003951AE">
      <w:pPr>
        <w:pStyle w:val="ndicedeilustraes"/>
        <w:tabs>
          <w:tab w:val="right" w:leader="dot" w:pos="9061"/>
        </w:tabs>
        <w:rPr>
          <w:del w:id="291" w:author="Administrador" w:date="2019-11-11T17:56:00Z"/>
          <w:rFonts w:asciiTheme="minorHAnsi" w:eastAsiaTheme="minorEastAsia" w:hAnsiTheme="minorHAnsi" w:cstheme="minorBidi"/>
          <w:noProof/>
          <w:color w:val="auto"/>
          <w:kern w:val="0"/>
          <w:sz w:val="22"/>
          <w:szCs w:val="22"/>
          <w:lang w:val="en-US" w:eastAsia="en-US"/>
        </w:rPr>
      </w:pPr>
      <w:del w:id="292" w:author="Administrador" w:date="2019-11-11T17:56:00Z">
        <w:r w:rsidRPr="005F7DD0" w:rsidDel="005F7DD0">
          <w:rPr>
            <w:rStyle w:val="Hyperlink"/>
            <w:b/>
            <w:bCs/>
            <w:noProof/>
          </w:rPr>
          <w:delText>Figura 7 – Tela de espera inicial.</w:delText>
        </w:r>
        <w:r w:rsidRPr="00AD3197" w:rsidDel="005F7DD0">
          <w:rPr>
            <w:noProof/>
            <w:webHidden/>
          </w:rPr>
          <w:tab/>
        </w:r>
        <w:r w:rsidR="00B509A5" w:rsidDel="005F7DD0">
          <w:rPr>
            <w:noProof/>
            <w:webHidden/>
          </w:rPr>
          <w:delText>17</w:delText>
        </w:r>
      </w:del>
    </w:p>
    <w:p w14:paraId="06B4DA48" w14:textId="172149D8" w:rsidR="003951AE" w:rsidRPr="00AD3197" w:rsidDel="005F7DD0" w:rsidRDefault="003951AE">
      <w:pPr>
        <w:pStyle w:val="ndicedeilustraes"/>
        <w:tabs>
          <w:tab w:val="right" w:leader="dot" w:pos="9061"/>
        </w:tabs>
        <w:rPr>
          <w:del w:id="293" w:author="Administrador" w:date="2019-11-11T17:56:00Z"/>
          <w:rFonts w:asciiTheme="minorHAnsi" w:eastAsiaTheme="minorEastAsia" w:hAnsiTheme="minorHAnsi" w:cstheme="minorBidi"/>
          <w:noProof/>
          <w:color w:val="auto"/>
          <w:kern w:val="0"/>
          <w:sz w:val="22"/>
          <w:szCs w:val="22"/>
          <w:lang w:val="en-US" w:eastAsia="en-US"/>
        </w:rPr>
      </w:pPr>
      <w:del w:id="294" w:author="Administrador" w:date="2019-11-11T17:56:00Z">
        <w:r w:rsidRPr="005F7DD0" w:rsidDel="005F7DD0">
          <w:rPr>
            <w:rStyle w:val="Hyperlink"/>
            <w:b/>
            <w:bCs/>
            <w:noProof/>
          </w:rPr>
          <w:delText>Figura 8 – Conceito da tela de menu do jogo.</w:delText>
        </w:r>
        <w:r w:rsidRPr="00AD3197" w:rsidDel="005F7DD0">
          <w:rPr>
            <w:noProof/>
            <w:webHidden/>
          </w:rPr>
          <w:tab/>
        </w:r>
        <w:r w:rsidR="00B509A5" w:rsidDel="005F7DD0">
          <w:rPr>
            <w:noProof/>
            <w:webHidden/>
          </w:rPr>
          <w:delText>17</w:delText>
        </w:r>
      </w:del>
    </w:p>
    <w:p w14:paraId="6326BB65" w14:textId="4389F921" w:rsidR="003951AE" w:rsidRPr="00ED1D88" w:rsidDel="005F7DD0" w:rsidRDefault="003951AE">
      <w:pPr>
        <w:pStyle w:val="ndicedeilustraes"/>
        <w:tabs>
          <w:tab w:val="right" w:leader="dot" w:pos="9061"/>
        </w:tabs>
        <w:rPr>
          <w:del w:id="295" w:author="Administrador" w:date="2019-11-11T17:56:00Z"/>
          <w:rFonts w:asciiTheme="minorHAnsi" w:eastAsiaTheme="minorEastAsia" w:hAnsiTheme="minorHAnsi" w:cstheme="minorBidi"/>
          <w:b/>
          <w:noProof/>
          <w:color w:val="auto"/>
          <w:kern w:val="0"/>
          <w:sz w:val="22"/>
          <w:szCs w:val="22"/>
          <w:lang w:val="en-US" w:eastAsia="en-US"/>
        </w:rPr>
      </w:pPr>
      <w:del w:id="296" w:author="Administrador" w:date="2019-11-11T17:56:00Z">
        <w:r w:rsidRPr="005F7DD0" w:rsidDel="005F7DD0">
          <w:rPr>
            <w:rStyle w:val="Hyperlink"/>
            <w:b/>
            <w:noProof/>
          </w:rPr>
          <w:delText>Figura 9 – Conceito da tela de comandos</w:delText>
        </w:r>
        <w:r w:rsidRPr="005F7DD0" w:rsidDel="005F7DD0">
          <w:rPr>
            <w:rStyle w:val="Hyperlink"/>
            <w:noProof/>
          </w:rPr>
          <w:delText>.</w:delText>
        </w:r>
        <w:r w:rsidRPr="00AD3197" w:rsidDel="005F7DD0">
          <w:rPr>
            <w:noProof/>
            <w:webHidden/>
          </w:rPr>
          <w:tab/>
        </w:r>
        <w:r w:rsidR="00B509A5" w:rsidDel="005F7DD0">
          <w:rPr>
            <w:noProof/>
            <w:webHidden/>
          </w:rPr>
          <w:delText>18</w:delText>
        </w:r>
      </w:del>
    </w:p>
    <w:p w14:paraId="5FEFF738" w14:textId="48236CC4" w:rsidR="003951AE" w:rsidRPr="00AD3197" w:rsidDel="005F7DD0" w:rsidRDefault="003951AE">
      <w:pPr>
        <w:pStyle w:val="ndicedeilustraes"/>
        <w:tabs>
          <w:tab w:val="right" w:leader="dot" w:pos="9061"/>
        </w:tabs>
        <w:rPr>
          <w:del w:id="297" w:author="Administrador" w:date="2019-11-11T17:56:00Z"/>
          <w:rFonts w:asciiTheme="minorHAnsi" w:eastAsiaTheme="minorEastAsia" w:hAnsiTheme="minorHAnsi" w:cstheme="minorBidi"/>
          <w:noProof/>
          <w:color w:val="auto"/>
          <w:kern w:val="0"/>
          <w:sz w:val="22"/>
          <w:szCs w:val="22"/>
          <w:lang w:val="en-US" w:eastAsia="en-US"/>
        </w:rPr>
      </w:pPr>
      <w:del w:id="298" w:author="Administrador" w:date="2019-11-11T17:56:00Z">
        <w:r w:rsidRPr="005F7DD0" w:rsidDel="005F7DD0">
          <w:rPr>
            <w:rStyle w:val="Hyperlink"/>
            <w:b/>
            <w:bCs/>
            <w:noProof/>
          </w:rPr>
          <w:delText>Figura 10 – Conceito da tela de escolha de personagem.</w:delText>
        </w:r>
        <w:r w:rsidRPr="00AD3197" w:rsidDel="005F7DD0">
          <w:rPr>
            <w:noProof/>
            <w:webHidden/>
          </w:rPr>
          <w:tab/>
        </w:r>
        <w:r w:rsidR="00B509A5" w:rsidDel="005F7DD0">
          <w:rPr>
            <w:noProof/>
            <w:webHidden/>
          </w:rPr>
          <w:delText>18</w:delText>
        </w:r>
      </w:del>
    </w:p>
    <w:p w14:paraId="13EBFDE8" w14:textId="62DFB12E" w:rsidR="003951AE" w:rsidRPr="00AD3197" w:rsidDel="005F7DD0" w:rsidRDefault="003951AE">
      <w:pPr>
        <w:pStyle w:val="ndicedeilustraes"/>
        <w:tabs>
          <w:tab w:val="right" w:leader="dot" w:pos="9061"/>
        </w:tabs>
        <w:rPr>
          <w:del w:id="299" w:author="Administrador" w:date="2019-11-11T17:56:00Z"/>
          <w:rFonts w:asciiTheme="minorHAnsi" w:eastAsiaTheme="minorEastAsia" w:hAnsiTheme="minorHAnsi" w:cstheme="minorBidi"/>
          <w:noProof/>
          <w:color w:val="auto"/>
          <w:kern w:val="0"/>
          <w:sz w:val="22"/>
          <w:szCs w:val="22"/>
          <w:lang w:val="en-US" w:eastAsia="en-US"/>
        </w:rPr>
      </w:pPr>
      <w:del w:id="300" w:author="Administrador" w:date="2019-11-11T17:56:00Z">
        <w:r w:rsidRPr="005F7DD0" w:rsidDel="005F7DD0">
          <w:rPr>
            <w:rStyle w:val="Hyperlink"/>
            <w:b/>
            <w:bCs/>
            <w:noProof/>
          </w:rPr>
          <w:delText>Figura 11 – Conceito da tela de Loading.</w:delText>
        </w:r>
        <w:r w:rsidRPr="00AD3197" w:rsidDel="005F7DD0">
          <w:rPr>
            <w:noProof/>
            <w:webHidden/>
          </w:rPr>
          <w:tab/>
        </w:r>
        <w:r w:rsidR="00B509A5" w:rsidDel="005F7DD0">
          <w:rPr>
            <w:noProof/>
            <w:webHidden/>
          </w:rPr>
          <w:delText>19</w:delText>
        </w:r>
      </w:del>
    </w:p>
    <w:p w14:paraId="5F786999" w14:textId="184BF56F" w:rsidR="003951AE" w:rsidRPr="00AD3197" w:rsidDel="005F7DD0" w:rsidRDefault="003951AE">
      <w:pPr>
        <w:pStyle w:val="ndicedeilustraes"/>
        <w:tabs>
          <w:tab w:val="right" w:leader="dot" w:pos="9061"/>
        </w:tabs>
        <w:rPr>
          <w:del w:id="301" w:author="Administrador" w:date="2019-11-11T17:56:00Z"/>
          <w:rFonts w:asciiTheme="minorHAnsi" w:eastAsiaTheme="minorEastAsia" w:hAnsiTheme="minorHAnsi" w:cstheme="minorBidi"/>
          <w:noProof/>
          <w:color w:val="auto"/>
          <w:kern w:val="0"/>
          <w:sz w:val="22"/>
          <w:szCs w:val="22"/>
          <w:lang w:val="en-US" w:eastAsia="en-US"/>
        </w:rPr>
      </w:pPr>
      <w:del w:id="302" w:author="Administrador" w:date="2019-11-11T17:56:00Z">
        <w:r w:rsidRPr="005F7DD0" w:rsidDel="005F7DD0">
          <w:rPr>
            <w:rStyle w:val="Hyperlink"/>
            <w:b/>
            <w:bCs/>
            <w:noProof/>
          </w:rPr>
          <w:delText>Figura 12 – Conceito da tela de pausa do jogo e o HUD.</w:delText>
        </w:r>
        <w:r w:rsidRPr="00AD3197" w:rsidDel="005F7DD0">
          <w:rPr>
            <w:noProof/>
            <w:webHidden/>
          </w:rPr>
          <w:tab/>
        </w:r>
        <w:r w:rsidR="00B509A5" w:rsidDel="005F7DD0">
          <w:rPr>
            <w:noProof/>
            <w:webHidden/>
          </w:rPr>
          <w:delText>20</w:delText>
        </w:r>
      </w:del>
    </w:p>
    <w:p w14:paraId="2977F4E4" w14:textId="0E7BA933" w:rsidR="003951AE" w:rsidRPr="00AD3197" w:rsidDel="005F7DD0" w:rsidRDefault="003951AE">
      <w:pPr>
        <w:pStyle w:val="ndicedeilustraes"/>
        <w:tabs>
          <w:tab w:val="right" w:leader="dot" w:pos="9061"/>
        </w:tabs>
        <w:rPr>
          <w:del w:id="303" w:author="Administrador" w:date="2019-11-11T17:56:00Z"/>
          <w:rFonts w:asciiTheme="minorHAnsi" w:eastAsiaTheme="minorEastAsia" w:hAnsiTheme="minorHAnsi" w:cstheme="minorBidi"/>
          <w:noProof/>
          <w:color w:val="auto"/>
          <w:kern w:val="0"/>
          <w:sz w:val="22"/>
          <w:szCs w:val="22"/>
          <w:lang w:val="en-US" w:eastAsia="en-US"/>
        </w:rPr>
      </w:pPr>
      <w:del w:id="304" w:author="Administrador" w:date="2019-11-11T17:56:00Z">
        <w:r w:rsidRPr="005F7DD0" w:rsidDel="005F7DD0">
          <w:rPr>
            <w:rStyle w:val="Hyperlink"/>
            <w:b/>
            <w:bCs/>
            <w:noProof/>
          </w:rPr>
          <w:delText>Figura 13 – Conceito da tela de Vencedor do jogo.</w:delText>
        </w:r>
        <w:r w:rsidRPr="00AD3197" w:rsidDel="005F7DD0">
          <w:rPr>
            <w:noProof/>
            <w:webHidden/>
          </w:rPr>
          <w:tab/>
        </w:r>
        <w:r w:rsidR="00B509A5" w:rsidDel="005F7DD0">
          <w:rPr>
            <w:noProof/>
            <w:webHidden/>
          </w:rPr>
          <w:delText>20</w:delText>
        </w:r>
      </w:del>
    </w:p>
    <w:p w14:paraId="79FA8E4A" w14:textId="32873AC8" w:rsidR="003951AE" w:rsidRPr="00AD3197" w:rsidDel="005F7DD0" w:rsidRDefault="003951AE">
      <w:pPr>
        <w:pStyle w:val="ndicedeilustraes"/>
        <w:tabs>
          <w:tab w:val="right" w:leader="dot" w:pos="9061"/>
        </w:tabs>
        <w:rPr>
          <w:del w:id="305" w:author="Administrador" w:date="2019-11-11T17:56:00Z"/>
          <w:rFonts w:asciiTheme="minorHAnsi" w:eastAsiaTheme="minorEastAsia" w:hAnsiTheme="minorHAnsi" w:cstheme="minorBidi"/>
          <w:noProof/>
          <w:color w:val="auto"/>
          <w:kern w:val="0"/>
          <w:sz w:val="22"/>
          <w:szCs w:val="22"/>
          <w:lang w:val="en-US" w:eastAsia="en-US"/>
        </w:rPr>
      </w:pPr>
      <w:del w:id="306" w:author="Administrador" w:date="2019-11-11T17:56:00Z">
        <w:r w:rsidRPr="005F7DD0" w:rsidDel="005F7DD0">
          <w:rPr>
            <w:rStyle w:val="Hyperlink"/>
            <w:b/>
            <w:bCs/>
            <w:noProof/>
          </w:rPr>
          <w:delText>Figura 14 – Conceito da tela de ranking do jogo.</w:delText>
        </w:r>
        <w:r w:rsidRPr="00AD3197" w:rsidDel="005F7DD0">
          <w:rPr>
            <w:noProof/>
            <w:webHidden/>
          </w:rPr>
          <w:tab/>
        </w:r>
        <w:r w:rsidR="00B509A5" w:rsidDel="005F7DD0">
          <w:rPr>
            <w:noProof/>
            <w:webHidden/>
          </w:rPr>
          <w:delText>21</w:delText>
        </w:r>
      </w:del>
    </w:p>
    <w:p w14:paraId="1C31A751" w14:textId="39EC751D" w:rsidR="003951AE" w:rsidRPr="00AD3197" w:rsidDel="005F7DD0" w:rsidRDefault="003951AE">
      <w:pPr>
        <w:pStyle w:val="ndicedeilustraes"/>
        <w:tabs>
          <w:tab w:val="right" w:leader="dot" w:pos="9061"/>
        </w:tabs>
        <w:rPr>
          <w:del w:id="307" w:author="Administrador" w:date="2019-11-11T17:56:00Z"/>
          <w:rFonts w:asciiTheme="minorHAnsi" w:eastAsiaTheme="minorEastAsia" w:hAnsiTheme="minorHAnsi" w:cstheme="minorBidi"/>
          <w:noProof/>
          <w:color w:val="auto"/>
          <w:kern w:val="0"/>
          <w:sz w:val="22"/>
          <w:szCs w:val="22"/>
          <w:lang w:val="en-US" w:eastAsia="en-US"/>
        </w:rPr>
      </w:pPr>
      <w:del w:id="308" w:author="Administrador" w:date="2019-11-11T17:56:00Z">
        <w:r w:rsidRPr="005F7DD0" w:rsidDel="005F7DD0">
          <w:rPr>
            <w:rStyle w:val="Hyperlink"/>
            <w:b/>
            <w:bCs/>
            <w:noProof/>
          </w:rPr>
          <w:delText>Figura 15 – Conceito da tela de créditos do jogo.</w:delText>
        </w:r>
        <w:r w:rsidRPr="00AD3197" w:rsidDel="005F7DD0">
          <w:rPr>
            <w:noProof/>
            <w:webHidden/>
          </w:rPr>
          <w:tab/>
        </w:r>
        <w:r w:rsidR="00B509A5" w:rsidDel="005F7DD0">
          <w:rPr>
            <w:noProof/>
            <w:webHidden/>
          </w:rPr>
          <w:delText>21</w:delText>
        </w:r>
      </w:del>
    </w:p>
    <w:p w14:paraId="37ECA0C6" w14:textId="0C59ECF8" w:rsidR="003951AE" w:rsidRPr="00AD3197" w:rsidDel="005F7DD0" w:rsidRDefault="003951AE">
      <w:pPr>
        <w:pStyle w:val="ndicedeilustraes"/>
        <w:tabs>
          <w:tab w:val="right" w:leader="dot" w:pos="9061"/>
        </w:tabs>
        <w:rPr>
          <w:del w:id="309" w:author="Administrador" w:date="2019-11-11T17:56:00Z"/>
          <w:rFonts w:asciiTheme="minorHAnsi" w:eastAsiaTheme="minorEastAsia" w:hAnsiTheme="minorHAnsi" w:cstheme="minorBidi"/>
          <w:noProof/>
          <w:color w:val="auto"/>
          <w:kern w:val="0"/>
          <w:sz w:val="22"/>
          <w:szCs w:val="22"/>
          <w:lang w:val="en-US" w:eastAsia="en-US"/>
        </w:rPr>
      </w:pPr>
      <w:del w:id="310" w:author="Administrador" w:date="2019-11-11T17:56:00Z">
        <w:r w:rsidRPr="005F7DD0" w:rsidDel="005F7DD0">
          <w:rPr>
            <w:rStyle w:val="Hyperlink"/>
            <w:b/>
            <w:bCs/>
            <w:noProof/>
          </w:rPr>
          <w:delText>Figura 16 – Joystick para identificação dos botões utilizados no jogo.</w:delText>
        </w:r>
        <w:r w:rsidRPr="00AD3197" w:rsidDel="005F7DD0">
          <w:rPr>
            <w:noProof/>
            <w:webHidden/>
          </w:rPr>
          <w:tab/>
        </w:r>
        <w:r w:rsidR="00B509A5" w:rsidDel="005F7DD0">
          <w:rPr>
            <w:noProof/>
            <w:webHidden/>
          </w:rPr>
          <w:delText>22</w:delText>
        </w:r>
      </w:del>
    </w:p>
    <w:p w14:paraId="0BE09750" w14:textId="46E0DA8C" w:rsidR="003951AE" w:rsidRPr="00AD3197" w:rsidDel="005F7DD0" w:rsidRDefault="003951AE">
      <w:pPr>
        <w:pStyle w:val="ndicedeilustraes"/>
        <w:tabs>
          <w:tab w:val="right" w:leader="dot" w:pos="9061"/>
        </w:tabs>
        <w:rPr>
          <w:del w:id="311" w:author="Administrador" w:date="2019-11-11T17:56:00Z"/>
          <w:rFonts w:asciiTheme="minorHAnsi" w:eastAsiaTheme="minorEastAsia" w:hAnsiTheme="minorHAnsi" w:cstheme="minorBidi"/>
          <w:noProof/>
          <w:color w:val="auto"/>
          <w:kern w:val="0"/>
          <w:sz w:val="22"/>
          <w:szCs w:val="22"/>
          <w:lang w:val="en-US" w:eastAsia="en-US"/>
        </w:rPr>
      </w:pPr>
      <w:del w:id="312" w:author="Administrador" w:date="2019-11-11T17:56:00Z">
        <w:r w:rsidRPr="005F7DD0" w:rsidDel="005F7DD0">
          <w:rPr>
            <w:rStyle w:val="Hyperlink"/>
            <w:b/>
            <w:bCs/>
            <w:noProof/>
          </w:rPr>
          <w:delText>Figura 17 – Formiga de fogo.</w:delText>
        </w:r>
        <w:r w:rsidRPr="00AD3197" w:rsidDel="005F7DD0">
          <w:rPr>
            <w:noProof/>
            <w:webHidden/>
          </w:rPr>
          <w:tab/>
        </w:r>
        <w:r w:rsidR="00B509A5" w:rsidDel="005F7DD0">
          <w:rPr>
            <w:noProof/>
            <w:webHidden/>
          </w:rPr>
          <w:delText>23</w:delText>
        </w:r>
      </w:del>
    </w:p>
    <w:p w14:paraId="42198133" w14:textId="4ED2DB00" w:rsidR="003951AE" w:rsidRPr="00AD3197" w:rsidDel="005F7DD0" w:rsidRDefault="003951AE">
      <w:pPr>
        <w:pStyle w:val="ndicedeilustraes"/>
        <w:tabs>
          <w:tab w:val="right" w:leader="dot" w:pos="9061"/>
        </w:tabs>
        <w:rPr>
          <w:del w:id="313" w:author="Administrador" w:date="2019-11-11T17:56:00Z"/>
          <w:rFonts w:asciiTheme="minorHAnsi" w:eastAsiaTheme="minorEastAsia" w:hAnsiTheme="minorHAnsi" w:cstheme="minorBidi"/>
          <w:noProof/>
          <w:color w:val="auto"/>
          <w:kern w:val="0"/>
          <w:sz w:val="22"/>
          <w:szCs w:val="22"/>
          <w:lang w:val="en-US" w:eastAsia="en-US"/>
        </w:rPr>
      </w:pPr>
      <w:del w:id="314" w:author="Administrador" w:date="2019-11-11T17:56:00Z">
        <w:r w:rsidRPr="005F7DD0" w:rsidDel="005F7DD0">
          <w:rPr>
            <w:rStyle w:val="Hyperlink"/>
            <w:b/>
            <w:bCs/>
            <w:noProof/>
          </w:rPr>
          <w:delText>Figura 18 – Ataque especial da formiga de fogo.</w:delText>
        </w:r>
        <w:r w:rsidRPr="00AD3197" w:rsidDel="005F7DD0">
          <w:rPr>
            <w:noProof/>
            <w:webHidden/>
          </w:rPr>
          <w:tab/>
        </w:r>
        <w:r w:rsidR="00B509A5" w:rsidDel="005F7DD0">
          <w:rPr>
            <w:noProof/>
            <w:webHidden/>
          </w:rPr>
          <w:delText>24</w:delText>
        </w:r>
      </w:del>
    </w:p>
    <w:p w14:paraId="677E50A6" w14:textId="41FCC27B" w:rsidR="003951AE" w:rsidRPr="00AD3197" w:rsidDel="005F7DD0" w:rsidRDefault="003951AE">
      <w:pPr>
        <w:pStyle w:val="ndicedeilustraes"/>
        <w:tabs>
          <w:tab w:val="right" w:leader="dot" w:pos="9061"/>
        </w:tabs>
        <w:rPr>
          <w:del w:id="315" w:author="Administrador" w:date="2019-11-11T17:56:00Z"/>
          <w:rFonts w:asciiTheme="minorHAnsi" w:eastAsiaTheme="minorEastAsia" w:hAnsiTheme="minorHAnsi" w:cstheme="minorBidi"/>
          <w:noProof/>
          <w:color w:val="auto"/>
          <w:kern w:val="0"/>
          <w:sz w:val="22"/>
          <w:szCs w:val="22"/>
          <w:lang w:val="en-US" w:eastAsia="en-US"/>
        </w:rPr>
      </w:pPr>
      <w:del w:id="316" w:author="Administrador" w:date="2019-11-11T17:56:00Z">
        <w:r w:rsidRPr="005F7DD0" w:rsidDel="005F7DD0">
          <w:rPr>
            <w:rStyle w:val="Hyperlink"/>
            <w:b/>
            <w:bCs/>
            <w:noProof/>
          </w:rPr>
          <w:delText>Figura 19 – Formiga cabeça de porta.</w:delText>
        </w:r>
        <w:r w:rsidRPr="00AD3197" w:rsidDel="005F7DD0">
          <w:rPr>
            <w:noProof/>
            <w:webHidden/>
          </w:rPr>
          <w:tab/>
        </w:r>
        <w:r w:rsidR="00B509A5" w:rsidDel="005F7DD0">
          <w:rPr>
            <w:noProof/>
            <w:webHidden/>
          </w:rPr>
          <w:delText>24</w:delText>
        </w:r>
      </w:del>
    </w:p>
    <w:p w14:paraId="73E8E950" w14:textId="7FD15062" w:rsidR="003951AE" w:rsidRPr="00AD3197" w:rsidDel="005F7DD0" w:rsidRDefault="003951AE">
      <w:pPr>
        <w:pStyle w:val="ndicedeilustraes"/>
        <w:tabs>
          <w:tab w:val="right" w:leader="dot" w:pos="9061"/>
        </w:tabs>
        <w:rPr>
          <w:del w:id="317" w:author="Administrador" w:date="2019-11-11T17:56:00Z"/>
          <w:rFonts w:asciiTheme="minorHAnsi" w:eastAsiaTheme="minorEastAsia" w:hAnsiTheme="minorHAnsi" w:cstheme="minorBidi"/>
          <w:noProof/>
          <w:color w:val="auto"/>
          <w:kern w:val="0"/>
          <w:sz w:val="22"/>
          <w:szCs w:val="22"/>
          <w:lang w:val="en-US" w:eastAsia="en-US"/>
        </w:rPr>
      </w:pPr>
      <w:del w:id="318" w:author="Administrador" w:date="2019-11-11T17:56:00Z">
        <w:r w:rsidRPr="005F7DD0" w:rsidDel="005F7DD0">
          <w:rPr>
            <w:rStyle w:val="Hyperlink"/>
            <w:b/>
            <w:bCs/>
            <w:noProof/>
          </w:rPr>
          <w:delText>Figura 20 – Ataque especial da formiga cabeça de porta.</w:delText>
        </w:r>
        <w:r w:rsidRPr="00AD3197" w:rsidDel="005F7DD0">
          <w:rPr>
            <w:noProof/>
            <w:webHidden/>
          </w:rPr>
          <w:tab/>
        </w:r>
        <w:r w:rsidR="00B509A5" w:rsidDel="005F7DD0">
          <w:rPr>
            <w:noProof/>
            <w:webHidden/>
          </w:rPr>
          <w:delText>25</w:delText>
        </w:r>
      </w:del>
    </w:p>
    <w:p w14:paraId="494B8950" w14:textId="6815D9B8" w:rsidR="003951AE" w:rsidRPr="00AD3197" w:rsidDel="005F7DD0" w:rsidRDefault="003951AE">
      <w:pPr>
        <w:pStyle w:val="ndicedeilustraes"/>
        <w:tabs>
          <w:tab w:val="right" w:leader="dot" w:pos="9061"/>
        </w:tabs>
        <w:rPr>
          <w:del w:id="319" w:author="Administrador" w:date="2019-11-11T17:56:00Z"/>
          <w:rFonts w:asciiTheme="minorHAnsi" w:eastAsiaTheme="minorEastAsia" w:hAnsiTheme="minorHAnsi" w:cstheme="minorBidi"/>
          <w:noProof/>
          <w:color w:val="auto"/>
          <w:kern w:val="0"/>
          <w:sz w:val="22"/>
          <w:szCs w:val="22"/>
          <w:lang w:val="en-US" w:eastAsia="en-US"/>
        </w:rPr>
      </w:pPr>
      <w:del w:id="320" w:author="Administrador" w:date="2019-11-11T17:56:00Z">
        <w:r w:rsidRPr="005F7DD0" w:rsidDel="005F7DD0">
          <w:rPr>
            <w:rStyle w:val="Hyperlink"/>
            <w:b/>
            <w:bCs/>
            <w:noProof/>
          </w:rPr>
          <w:delText>Figura 21 – vida cheia e vida vazia, respectivamente.</w:delText>
        </w:r>
        <w:r w:rsidRPr="00AD3197" w:rsidDel="005F7DD0">
          <w:rPr>
            <w:noProof/>
            <w:webHidden/>
          </w:rPr>
          <w:tab/>
        </w:r>
        <w:r w:rsidR="00B509A5" w:rsidDel="005F7DD0">
          <w:rPr>
            <w:noProof/>
            <w:webHidden/>
          </w:rPr>
          <w:delText>25</w:delText>
        </w:r>
      </w:del>
    </w:p>
    <w:p w14:paraId="71DFA796" w14:textId="546F98CA" w:rsidR="003951AE" w:rsidRPr="00AD3197" w:rsidDel="005F7DD0" w:rsidRDefault="003951AE">
      <w:pPr>
        <w:pStyle w:val="ndicedeilustraes"/>
        <w:tabs>
          <w:tab w:val="right" w:leader="dot" w:pos="9061"/>
        </w:tabs>
        <w:rPr>
          <w:del w:id="321" w:author="Administrador" w:date="2019-11-11T17:56:00Z"/>
          <w:rFonts w:asciiTheme="minorHAnsi" w:eastAsiaTheme="minorEastAsia" w:hAnsiTheme="minorHAnsi" w:cstheme="minorBidi"/>
          <w:noProof/>
          <w:color w:val="auto"/>
          <w:kern w:val="0"/>
          <w:sz w:val="22"/>
          <w:szCs w:val="22"/>
          <w:lang w:val="en-US" w:eastAsia="en-US"/>
        </w:rPr>
      </w:pPr>
      <w:del w:id="322" w:author="Administrador" w:date="2019-11-11T17:56:00Z">
        <w:r w:rsidRPr="005F7DD0" w:rsidDel="005F7DD0">
          <w:rPr>
            <w:rStyle w:val="Hyperlink"/>
            <w:b/>
            <w:bCs/>
            <w:noProof/>
          </w:rPr>
          <w:delText>Figura 22 – Mira.</w:delText>
        </w:r>
        <w:r w:rsidRPr="00AD3197" w:rsidDel="005F7DD0">
          <w:rPr>
            <w:noProof/>
            <w:webHidden/>
          </w:rPr>
          <w:tab/>
        </w:r>
        <w:r w:rsidR="00B509A5" w:rsidDel="005F7DD0">
          <w:rPr>
            <w:noProof/>
            <w:webHidden/>
          </w:rPr>
          <w:delText>26</w:delText>
        </w:r>
      </w:del>
    </w:p>
    <w:p w14:paraId="2C2D2A6B" w14:textId="0C74F9FE" w:rsidR="003951AE" w:rsidRPr="00AD3197" w:rsidDel="005F7DD0" w:rsidRDefault="003951AE">
      <w:pPr>
        <w:pStyle w:val="ndicedeilustraes"/>
        <w:tabs>
          <w:tab w:val="right" w:leader="dot" w:pos="9061"/>
        </w:tabs>
        <w:rPr>
          <w:del w:id="323" w:author="Administrador" w:date="2019-11-11T17:56:00Z"/>
          <w:rFonts w:asciiTheme="minorHAnsi" w:eastAsiaTheme="minorEastAsia" w:hAnsiTheme="minorHAnsi" w:cstheme="minorBidi"/>
          <w:noProof/>
          <w:color w:val="auto"/>
          <w:kern w:val="0"/>
          <w:sz w:val="22"/>
          <w:szCs w:val="22"/>
          <w:lang w:val="en-US" w:eastAsia="en-US"/>
        </w:rPr>
      </w:pPr>
      <w:del w:id="324" w:author="Administrador" w:date="2019-11-11T17:56:00Z">
        <w:r w:rsidRPr="005F7DD0" w:rsidDel="005F7DD0">
          <w:rPr>
            <w:rStyle w:val="Hyperlink"/>
            <w:b/>
            <w:bCs/>
            <w:noProof/>
          </w:rPr>
          <w:delText>Figura 23 – Indicador do Power up.</w:delText>
        </w:r>
        <w:r w:rsidRPr="00AD3197" w:rsidDel="005F7DD0">
          <w:rPr>
            <w:noProof/>
            <w:webHidden/>
          </w:rPr>
          <w:tab/>
        </w:r>
        <w:r w:rsidR="00B509A5" w:rsidDel="005F7DD0">
          <w:rPr>
            <w:noProof/>
            <w:webHidden/>
          </w:rPr>
          <w:delText>27</w:delText>
        </w:r>
      </w:del>
    </w:p>
    <w:p w14:paraId="5BC10756" w14:textId="38D62FD8" w:rsidR="003951AE" w:rsidRPr="00AD3197" w:rsidDel="005F7DD0" w:rsidRDefault="003951AE">
      <w:pPr>
        <w:pStyle w:val="ndicedeilustraes"/>
        <w:tabs>
          <w:tab w:val="right" w:leader="dot" w:pos="9061"/>
        </w:tabs>
        <w:rPr>
          <w:del w:id="325" w:author="Administrador" w:date="2019-11-11T17:56:00Z"/>
          <w:rFonts w:asciiTheme="minorHAnsi" w:eastAsiaTheme="minorEastAsia" w:hAnsiTheme="minorHAnsi" w:cstheme="minorBidi"/>
          <w:noProof/>
          <w:color w:val="auto"/>
          <w:kern w:val="0"/>
          <w:sz w:val="22"/>
          <w:szCs w:val="22"/>
          <w:lang w:val="en-US" w:eastAsia="en-US"/>
        </w:rPr>
      </w:pPr>
      <w:del w:id="326" w:author="Administrador" w:date="2019-11-11T17:56:00Z">
        <w:r w:rsidRPr="005F7DD0" w:rsidDel="005F7DD0">
          <w:rPr>
            <w:rStyle w:val="Hyperlink"/>
            <w:b/>
            <w:bCs/>
            <w:noProof/>
          </w:rPr>
          <w:delText>Figura 24 – Chave para a sala do Sapo-Samurai.</w:delText>
        </w:r>
        <w:r w:rsidRPr="00AD3197" w:rsidDel="005F7DD0">
          <w:rPr>
            <w:noProof/>
            <w:webHidden/>
          </w:rPr>
          <w:tab/>
        </w:r>
        <w:r w:rsidR="00B509A5" w:rsidDel="005F7DD0">
          <w:rPr>
            <w:noProof/>
            <w:webHidden/>
          </w:rPr>
          <w:delText>28</w:delText>
        </w:r>
      </w:del>
    </w:p>
    <w:p w14:paraId="17435E7D" w14:textId="623FE190" w:rsidR="003951AE" w:rsidRPr="00AD3197" w:rsidDel="005F7DD0" w:rsidRDefault="003951AE">
      <w:pPr>
        <w:pStyle w:val="ndicedeilustraes"/>
        <w:tabs>
          <w:tab w:val="right" w:leader="dot" w:pos="9061"/>
        </w:tabs>
        <w:rPr>
          <w:del w:id="327" w:author="Administrador" w:date="2019-11-11T17:56:00Z"/>
          <w:rFonts w:asciiTheme="minorHAnsi" w:eastAsiaTheme="minorEastAsia" w:hAnsiTheme="minorHAnsi" w:cstheme="minorBidi"/>
          <w:noProof/>
          <w:color w:val="auto"/>
          <w:kern w:val="0"/>
          <w:sz w:val="22"/>
          <w:szCs w:val="22"/>
          <w:lang w:val="en-US" w:eastAsia="en-US"/>
        </w:rPr>
      </w:pPr>
      <w:del w:id="328" w:author="Administrador" w:date="2019-11-11T17:56:00Z">
        <w:r w:rsidRPr="005F7DD0" w:rsidDel="005F7DD0">
          <w:rPr>
            <w:rStyle w:val="Hyperlink"/>
            <w:b/>
            <w:bCs/>
            <w:noProof/>
          </w:rPr>
          <w:delText>Figura 25 – Chave para a sald do Pavão-Serpente.</w:delText>
        </w:r>
        <w:r w:rsidRPr="00AD3197" w:rsidDel="005F7DD0">
          <w:rPr>
            <w:noProof/>
            <w:webHidden/>
          </w:rPr>
          <w:tab/>
        </w:r>
        <w:r w:rsidR="00B509A5" w:rsidDel="005F7DD0">
          <w:rPr>
            <w:noProof/>
            <w:webHidden/>
          </w:rPr>
          <w:delText>28</w:delText>
        </w:r>
      </w:del>
    </w:p>
    <w:p w14:paraId="0E8C98A3" w14:textId="5E65354E" w:rsidR="003951AE" w:rsidRPr="00AD3197" w:rsidDel="005F7DD0" w:rsidRDefault="003951AE">
      <w:pPr>
        <w:pStyle w:val="ndicedeilustraes"/>
        <w:tabs>
          <w:tab w:val="right" w:leader="dot" w:pos="9061"/>
        </w:tabs>
        <w:rPr>
          <w:del w:id="329" w:author="Administrador" w:date="2019-11-11T17:56:00Z"/>
          <w:rFonts w:asciiTheme="minorHAnsi" w:eastAsiaTheme="minorEastAsia" w:hAnsiTheme="minorHAnsi" w:cstheme="minorBidi"/>
          <w:noProof/>
          <w:color w:val="auto"/>
          <w:kern w:val="0"/>
          <w:sz w:val="22"/>
          <w:szCs w:val="22"/>
          <w:lang w:val="en-US" w:eastAsia="en-US"/>
        </w:rPr>
      </w:pPr>
      <w:del w:id="330" w:author="Administrador" w:date="2019-11-11T17:56:00Z">
        <w:r w:rsidRPr="005F7DD0" w:rsidDel="005F7DD0">
          <w:rPr>
            <w:rStyle w:val="Hyperlink"/>
            <w:b/>
            <w:bCs/>
            <w:noProof/>
          </w:rPr>
          <w:delText>Figura 26 – Lagarta.</w:delText>
        </w:r>
        <w:r w:rsidRPr="00AD3197" w:rsidDel="005F7DD0">
          <w:rPr>
            <w:noProof/>
            <w:webHidden/>
          </w:rPr>
          <w:tab/>
        </w:r>
        <w:r w:rsidR="00B509A5" w:rsidDel="005F7DD0">
          <w:rPr>
            <w:noProof/>
            <w:webHidden/>
          </w:rPr>
          <w:delText>30</w:delText>
        </w:r>
      </w:del>
    </w:p>
    <w:p w14:paraId="42C853AC" w14:textId="7CE2E9A3" w:rsidR="003951AE" w:rsidRPr="00AD3197" w:rsidDel="005F7DD0" w:rsidRDefault="003951AE">
      <w:pPr>
        <w:pStyle w:val="ndicedeilustraes"/>
        <w:tabs>
          <w:tab w:val="right" w:leader="dot" w:pos="9061"/>
        </w:tabs>
        <w:rPr>
          <w:del w:id="331" w:author="Administrador" w:date="2019-11-11T17:56:00Z"/>
          <w:rFonts w:asciiTheme="minorHAnsi" w:eastAsiaTheme="minorEastAsia" w:hAnsiTheme="minorHAnsi" w:cstheme="minorBidi"/>
          <w:noProof/>
          <w:color w:val="auto"/>
          <w:kern w:val="0"/>
          <w:sz w:val="22"/>
          <w:szCs w:val="22"/>
          <w:lang w:val="en-US" w:eastAsia="en-US"/>
        </w:rPr>
      </w:pPr>
      <w:del w:id="332" w:author="Administrador" w:date="2019-11-11T17:56:00Z">
        <w:r w:rsidRPr="005F7DD0" w:rsidDel="005F7DD0">
          <w:rPr>
            <w:rStyle w:val="Hyperlink"/>
            <w:b/>
            <w:bCs/>
            <w:noProof/>
          </w:rPr>
          <w:delText>Figura 27 – Lagarta Voadora.</w:delText>
        </w:r>
        <w:r w:rsidRPr="00AD3197" w:rsidDel="005F7DD0">
          <w:rPr>
            <w:noProof/>
            <w:webHidden/>
          </w:rPr>
          <w:tab/>
        </w:r>
        <w:r w:rsidR="00B509A5" w:rsidDel="005F7DD0">
          <w:rPr>
            <w:noProof/>
            <w:webHidden/>
          </w:rPr>
          <w:delText>30</w:delText>
        </w:r>
      </w:del>
    </w:p>
    <w:p w14:paraId="1A3EB8A4" w14:textId="25477D89" w:rsidR="003951AE" w:rsidRPr="00AD3197" w:rsidDel="005F7DD0" w:rsidRDefault="003951AE">
      <w:pPr>
        <w:pStyle w:val="ndicedeilustraes"/>
        <w:tabs>
          <w:tab w:val="right" w:leader="dot" w:pos="9061"/>
        </w:tabs>
        <w:rPr>
          <w:del w:id="333" w:author="Administrador" w:date="2019-11-11T17:56:00Z"/>
          <w:rFonts w:asciiTheme="minorHAnsi" w:eastAsiaTheme="minorEastAsia" w:hAnsiTheme="minorHAnsi" w:cstheme="minorBidi"/>
          <w:noProof/>
          <w:color w:val="auto"/>
          <w:kern w:val="0"/>
          <w:sz w:val="22"/>
          <w:szCs w:val="22"/>
          <w:lang w:val="en-US" w:eastAsia="en-US"/>
        </w:rPr>
      </w:pPr>
      <w:del w:id="334" w:author="Administrador" w:date="2019-11-11T17:56:00Z">
        <w:r w:rsidRPr="005F7DD0" w:rsidDel="005F7DD0">
          <w:rPr>
            <w:rStyle w:val="Hyperlink"/>
            <w:b/>
            <w:bCs/>
            <w:noProof/>
          </w:rPr>
          <w:delText>Figura 28 – Coruja</w:delText>
        </w:r>
        <w:r w:rsidRPr="00AD3197" w:rsidDel="005F7DD0">
          <w:rPr>
            <w:noProof/>
            <w:webHidden/>
          </w:rPr>
          <w:tab/>
        </w:r>
        <w:r w:rsidR="00B509A5" w:rsidDel="005F7DD0">
          <w:rPr>
            <w:noProof/>
            <w:webHidden/>
          </w:rPr>
          <w:delText>31</w:delText>
        </w:r>
      </w:del>
    </w:p>
    <w:p w14:paraId="733E262B" w14:textId="60BC153D" w:rsidR="003951AE" w:rsidRPr="00AD3197" w:rsidDel="005F7DD0" w:rsidRDefault="003951AE">
      <w:pPr>
        <w:pStyle w:val="ndicedeilustraes"/>
        <w:tabs>
          <w:tab w:val="right" w:leader="dot" w:pos="9061"/>
        </w:tabs>
        <w:rPr>
          <w:del w:id="335" w:author="Administrador" w:date="2019-11-11T17:56:00Z"/>
          <w:rFonts w:asciiTheme="minorHAnsi" w:eastAsiaTheme="minorEastAsia" w:hAnsiTheme="minorHAnsi" w:cstheme="minorBidi"/>
          <w:noProof/>
          <w:color w:val="auto"/>
          <w:kern w:val="0"/>
          <w:sz w:val="22"/>
          <w:szCs w:val="22"/>
          <w:lang w:val="en-US" w:eastAsia="en-US"/>
        </w:rPr>
      </w:pPr>
      <w:del w:id="336" w:author="Administrador" w:date="2019-11-11T17:56:00Z">
        <w:r w:rsidRPr="005F7DD0" w:rsidDel="005F7DD0">
          <w:rPr>
            <w:rStyle w:val="Hyperlink"/>
            <w:b/>
            <w:bCs/>
            <w:noProof/>
          </w:rPr>
          <w:delText>Figura 29 – Sapo-Samurai.</w:delText>
        </w:r>
        <w:r w:rsidRPr="00AD3197" w:rsidDel="005F7DD0">
          <w:rPr>
            <w:noProof/>
            <w:webHidden/>
          </w:rPr>
          <w:tab/>
        </w:r>
        <w:r w:rsidR="00B509A5" w:rsidDel="005F7DD0">
          <w:rPr>
            <w:noProof/>
            <w:webHidden/>
          </w:rPr>
          <w:delText>32</w:delText>
        </w:r>
      </w:del>
    </w:p>
    <w:p w14:paraId="324B4179" w14:textId="38280E3C" w:rsidR="003951AE" w:rsidRPr="00AD3197" w:rsidDel="005F7DD0" w:rsidRDefault="003951AE">
      <w:pPr>
        <w:pStyle w:val="ndicedeilustraes"/>
        <w:tabs>
          <w:tab w:val="right" w:leader="dot" w:pos="9061"/>
        </w:tabs>
        <w:rPr>
          <w:del w:id="337" w:author="Administrador" w:date="2019-11-11T17:56:00Z"/>
          <w:rFonts w:asciiTheme="minorHAnsi" w:eastAsiaTheme="minorEastAsia" w:hAnsiTheme="minorHAnsi" w:cstheme="minorBidi"/>
          <w:noProof/>
          <w:color w:val="auto"/>
          <w:kern w:val="0"/>
          <w:sz w:val="22"/>
          <w:szCs w:val="22"/>
          <w:lang w:val="en-US" w:eastAsia="en-US"/>
        </w:rPr>
      </w:pPr>
      <w:del w:id="338" w:author="Administrador" w:date="2019-11-11T17:56:00Z">
        <w:r w:rsidRPr="005F7DD0" w:rsidDel="005F7DD0">
          <w:rPr>
            <w:rStyle w:val="Hyperlink"/>
            <w:b/>
            <w:bCs/>
            <w:noProof/>
          </w:rPr>
          <w:delText>Figura 30 – Pavão-Serpente.</w:delText>
        </w:r>
        <w:r w:rsidRPr="00AD3197" w:rsidDel="005F7DD0">
          <w:rPr>
            <w:noProof/>
            <w:webHidden/>
          </w:rPr>
          <w:tab/>
        </w:r>
        <w:r w:rsidR="00B509A5" w:rsidDel="005F7DD0">
          <w:rPr>
            <w:noProof/>
            <w:webHidden/>
          </w:rPr>
          <w:delText>33</w:delText>
        </w:r>
      </w:del>
    </w:p>
    <w:p w14:paraId="0C1B908F" w14:textId="253CA42F" w:rsidR="003951AE" w:rsidRPr="00AD3197" w:rsidDel="005F7DD0" w:rsidRDefault="003951AE">
      <w:pPr>
        <w:pStyle w:val="ndicedeilustraes"/>
        <w:tabs>
          <w:tab w:val="right" w:leader="dot" w:pos="9061"/>
        </w:tabs>
        <w:rPr>
          <w:del w:id="339" w:author="Administrador" w:date="2019-11-11T17:56:00Z"/>
          <w:rFonts w:asciiTheme="minorHAnsi" w:eastAsiaTheme="minorEastAsia" w:hAnsiTheme="minorHAnsi" w:cstheme="minorBidi"/>
          <w:noProof/>
          <w:color w:val="auto"/>
          <w:kern w:val="0"/>
          <w:sz w:val="22"/>
          <w:szCs w:val="22"/>
          <w:lang w:val="en-US" w:eastAsia="en-US"/>
        </w:rPr>
      </w:pPr>
      <w:del w:id="340" w:author="Administrador" w:date="2019-11-11T17:56:00Z">
        <w:r w:rsidRPr="005F7DD0" w:rsidDel="005F7DD0">
          <w:rPr>
            <w:rStyle w:val="Hyperlink"/>
            <w:b/>
            <w:bCs/>
            <w:noProof/>
          </w:rPr>
          <w:delText>Figura 31 – Serpente.</w:delText>
        </w:r>
        <w:r w:rsidRPr="00AD3197" w:rsidDel="005F7DD0">
          <w:rPr>
            <w:noProof/>
            <w:webHidden/>
          </w:rPr>
          <w:tab/>
        </w:r>
        <w:r w:rsidR="00B509A5" w:rsidDel="005F7DD0">
          <w:rPr>
            <w:noProof/>
            <w:webHidden/>
          </w:rPr>
          <w:delText>33</w:delText>
        </w:r>
      </w:del>
    </w:p>
    <w:p w14:paraId="1E14F481" w14:textId="0CD87C75" w:rsidR="00741B96" w:rsidRPr="00ED1D88" w:rsidRDefault="003E5168" w:rsidP="7C434651">
      <w:pPr>
        <w:suppressAutoHyphens/>
        <w:spacing w:before="100" w:after="100"/>
        <w:jc w:val="left"/>
        <w:rPr>
          <w:rFonts w:eastAsia="Arial"/>
          <w:color w:val="000000" w:themeColor="text1"/>
          <w:lang w:val="en-US" w:eastAsia="ar-SA"/>
        </w:rPr>
      </w:pPr>
      <w:r w:rsidRPr="00ED1D88">
        <w:fldChar w:fldCharType="end"/>
      </w:r>
    </w:p>
    <w:p w14:paraId="24F4AE70" w14:textId="77777777" w:rsidR="0078289A" w:rsidRPr="00ED1D88" w:rsidRDefault="0078289A" w:rsidP="7C434651">
      <w:pPr>
        <w:suppressAutoHyphens/>
        <w:spacing w:line="240" w:lineRule="auto"/>
        <w:jc w:val="left"/>
        <w:rPr>
          <w:rFonts w:eastAsia="Arial"/>
          <w:color w:val="000000" w:themeColor="text1"/>
          <w:lang w:val="en-US" w:eastAsia="ar-SA"/>
        </w:rPr>
      </w:pPr>
    </w:p>
    <w:p w14:paraId="59D4D3A8" w14:textId="77777777" w:rsidR="00185634" w:rsidRPr="00ED1D88" w:rsidRDefault="00185634" w:rsidP="7C434651">
      <w:pPr>
        <w:spacing w:line="240" w:lineRule="auto"/>
        <w:jc w:val="left"/>
        <w:rPr>
          <w:rFonts w:eastAsia="Arial"/>
          <w:color w:val="000000" w:themeColor="text1"/>
          <w:lang w:val="en-US" w:eastAsia="ar-SA"/>
        </w:rPr>
      </w:pPr>
      <w:r w:rsidRPr="00ED1D88">
        <w:rPr>
          <w:rFonts w:eastAsia="Arial"/>
          <w:color w:val="000000" w:themeColor="text1"/>
          <w:lang w:val="en-US" w:eastAsia="ar-SA"/>
        </w:rPr>
        <w:br w:type="page"/>
      </w:r>
    </w:p>
    <w:p w14:paraId="54C8AD1F" w14:textId="77777777" w:rsidR="008C2135" w:rsidRPr="00ED1D88" w:rsidRDefault="7C434651" w:rsidP="7C434651">
      <w:pPr>
        <w:suppressAutoHyphens/>
        <w:jc w:val="center"/>
        <w:rPr>
          <w:rFonts w:eastAsia="Arial"/>
          <w:b/>
          <w:bCs/>
          <w:color w:val="000000" w:themeColor="text1"/>
          <w:lang w:eastAsia="ar-SA"/>
        </w:rPr>
      </w:pPr>
      <w:r w:rsidRPr="00ED1D88">
        <w:rPr>
          <w:rFonts w:eastAsia="Arial"/>
          <w:b/>
          <w:bCs/>
          <w:color w:val="000000" w:themeColor="text1"/>
          <w:lang w:eastAsia="ar-SA"/>
        </w:rPr>
        <w:lastRenderedPageBreak/>
        <w:t>LISTA DE TABELAS</w:t>
      </w:r>
    </w:p>
    <w:p w14:paraId="31A656FA" w14:textId="77777777" w:rsidR="00185634" w:rsidRPr="00ED1D88" w:rsidRDefault="00185634" w:rsidP="7C434651">
      <w:pPr>
        <w:suppressAutoHyphens/>
        <w:spacing w:before="120" w:after="120"/>
        <w:jc w:val="left"/>
        <w:rPr>
          <w:rFonts w:eastAsia="Arial"/>
          <w:color w:val="000000" w:themeColor="text1"/>
          <w:lang w:eastAsia="ar-SA"/>
        </w:rPr>
      </w:pPr>
    </w:p>
    <w:p w14:paraId="39E0CFCF" w14:textId="08E5BD68" w:rsidR="005F7DD0" w:rsidRDefault="003558C1">
      <w:pPr>
        <w:pStyle w:val="ndicedeilustraes"/>
        <w:tabs>
          <w:tab w:val="right" w:leader="dot" w:pos="9061"/>
        </w:tabs>
        <w:rPr>
          <w:ins w:id="341" w:author="Administrador" w:date="2019-11-11T17:57:00Z"/>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"Tabela" </w:instrText>
      </w:r>
      <w:r w:rsidRPr="00ED1D88">
        <w:fldChar w:fldCharType="separate"/>
      </w:r>
      <w:ins w:id="342" w:author="Administrador" w:date="2019-11-11T17:57:00Z">
        <w:r w:rsidR="005F7DD0" w:rsidRPr="0086473B">
          <w:rPr>
            <w:rStyle w:val="Hyperlink"/>
            <w:noProof/>
          </w:rPr>
          <w:fldChar w:fldCharType="begin"/>
        </w:r>
        <w:r w:rsidR="005F7DD0" w:rsidRPr="0086473B">
          <w:rPr>
            <w:rStyle w:val="Hyperlink"/>
            <w:noProof/>
          </w:rPr>
          <w:instrText xml:space="preserve"> </w:instrText>
        </w:r>
        <w:r w:rsidR="005F7DD0">
          <w:rPr>
            <w:noProof/>
          </w:rPr>
          <w:instrText>HYPERLINK \l "_Toc24387446"</w:instrText>
        </w:r>
        <w:r w:rsidR="005F7DD0" w:rsidRPr="0086473B">
          <w:rPr>
            <w:rStyle w:val="Hyperlink"/>
            <w:noProof/>
          </w:rPr>
          <w:instrText xml:space="preserve"> </w:instrText>
        </w:r>
        <w:r w:rsidR="005F7DD0" w:rsidRPr="0086473B">
          <w:rPr>
            <w:rStyle w:val="Hyperlink"/>
            <w:noProof/>
          </w:rPr>
          <w:fldChar w:fldCharType="separate"/>
        </w:r>
        <w:r w:rsidR="005F7DD0" w:rsidRPr="0086473B">
          <w:rPr>
            <w:rStyle w:val="Hyperlink"/>
            <w:b/>
            <w:bCs/>
            <w:noProof/>
          </w:rPr>
          <w:t>Tabela 1 – Mapeamento dos comandos utilizados no controle.</w:t>
        </w:r>
        <w:r w:rsidR="005F7DD0">
          <w:rPr>
            <w:noProof/>
            <w:webHidden/>
          </w:rPr>
          <w:tab/>
        </w:r>
        <w:r w:rsidR="005F7DD0">
          <w:rPr>
            <w:noProof/>
            <w:webHidden/>
          </w:rPr>
          <w:fldChar w:fldCharType="begin"/>
        </w:r>
        <w:r w:rsidR="005F7DD0">
          <w:rPr>
            <w:noProof/>
            <w:webHidden/>
          </w:rPr>
          <w:instrText xml:space="preserve"> PAGEREF _Toc24387446 \h </w:instrText>
        </w:r>
      </w:ins>
      <w:r w:rsidR="005F7DD0">
        <w:rPr>
          <w:noProof/>
          <w:webHidden/>
        </w:rPr>
      </w:r>
      <w:r w:rsidR="005F7DD0">
        <w:rPr>
          <w:noProof/>
          <w:webHidden/>
        </w:rPr>
        <w:fldChar w:fldCharType="separate"/>
      </w:r>
      <w:ins w:id="343" w:author="Administrador" w:date="2019-11-11T17:57:00Z">
        <w:r w:rsidR="005F7DD0">
          <w:rPr>
            <w:noProof/>
            <w:webHidden/>
          </w:rPr>
          <w:t>20</w:t>
        </w:r>
        <w:r w:rsidR="005F7DD0">
          <w:rPr>
            <w:noProof/>
            <w:webHidden/>
          </w:rPr>
          <w:fldChar w:fldCharType="end"/>
        </w:r>
        <w:r w:rsidR="005F7DD0" w:rsidRPr="0086473B">
          <w:rPr>
            <w:rStyle w:val="Hyperlink"/>
            <w:noProof/>
          </w:rPr>
          <w:fldChar w:fldCharType="end"/>
        </w:r>
      </w:ins>
    </w:p>
    <w:p w14:paraId="009115CA" w14:textId="1BEF78E7" w:rsidR="005F7DD0" w:rsidRDefault="005F7DD0">
      <w:pPr>
        <w:pStyle w:val="ndicedeilustraes"/>
        <w:tabs>
          <w:tab w:val="right" w:leader="dot" w:pos="9061"/>
        </w:tabs>
        <w:rPr>
          <w:ins w:id="344" w:author="Administrador" w:date="2019-11-11T17:57:00Z"/>
          <w:rFonts w:asciiTheme="minorHAnsi" w:eastAsiaTheme="minorEastAsia" w:hAnsiTheme="minorHAnsi" w:cstheme="minorBidi"/>
          <w:noProof/>
          <w:color w:val="auto"/>
          <w:kern w:val="0"/>
          <w:sz w:val="22"/>
          <w:szCs w:val="22"/>
          <w:lang w:eastAsia="pt-BR"/>
        </w:rPr>
      </w:pPr>
      <w:ins w:id="345" w:author="Administrador" w:date="2019-11-11T17:57:00Z">
        <w:r w:rsidRPr="0086473B">
          <w:rPr>
            <w:rStyle w:val="Hyperlink"/>
            <w:noProof/>
          </w:rPr>
          <w:fldChar w:fldCharType="begin"/>
        </w:r>
        <w:r w:rsidRPr="0086473B">
          <w:rPr>
            <w:rStyle w:val="Hyperlink"/>
            <w:noProof/>
          </w:rPr>
          <w:instrText xml:space="preserve"> </w:instrText>
        </w:r>
        <w:r>
          <w:rPr>
            <w:noProof/>
          </w:rPr>
          <w:instrText>HYPERLINK \l "_Toc24387447"</w:instrText>
        </w:r>
        <w:r w:rsidRPr="0086473B">
          <w:rPr>
            <w:rStyle w:val="Hyperlink"/>
            <w:noProof/>
          </w:rPr>
          <w:instrText xml:space="preserve"> </w:instrText>
        </w:r>
        <w:r w:rsidRPr="0086473B">
          <w:rPr>
            <w:rStyle w:val="Hyperlink"/>
            <w:noProof/>
          </w:rPr>
          <w:fldChar w:fldCharType="separate"/>
        </w:r>
        <w:r w:rsidRPr="0086473B">
          <w:rPr>
            <w:rStyle w:val="Hyperlink"/>
            <w:b/>
            <w:bCs/>
            <w:noProof/>
          </w:rPr>
          <w:t>Tabela 2 – Efeito sonoros utilizados no jogo.</w:t>
        </w:r>
        <w:r>
          <w:rPr>
            <w:noProof/>
            <w:webHidden/>
          </w:rPr>
          <w:tab/>
        </w:r>
        <w:r>
          <w:rPr>
            <w:noProof/>
            <w:webHidden/>
          </w:rPr>
          <w:fldChar w:fldCharType="begin"/>
        </w:r>
        <w:r>
          <w:rPr>
            <w:noProof/>
            <w:webHidden/>
          </w:rPr>
          <w:instrText xml:space="preserve"> PAGEREF _Toc24387447 \h </w:instrText>
        </w:r>
      </w:ins>
      <w:r>
        <w:rPr>
          <w:noProof/>
          <w:webHidden/>
        </w:rPr>
      </w:r>
      <w:r>
        <w:rPr>
          <w:noProof/>
          <w:webHidden/>
        </w:rPr>
        <w:fldChar w:fldCharType="separate"/>
      </w:r>
      <w:ins w:id="346" w:author="Administrador" w:date="2019-11-11T17:57:00Z">
        <w:r>
          <w:rPr>
            <w:noProof/>
            <w:webHidden/>
          </w:rPr>
          <w:t>29</w:t>
        </w:r>
        <w:r>
          <w:rPr>
            <w:noProof/>
            <w:webHidden/>
          </w:rPr>
          <w:fldChar w:fldCharType="end"/>
        </w:r>
        <w:r w:rsidRPr="0086473B">
          <w:rPr>
            <w:rStyle w:val="Hyperlink"/>
            <w:noProof/>
          </w:rPr>
          <w:fldChar w:fldCharType="end"/>
        </w:r>
      </w:ins>
    </w:p>
    <w:p w14:paraId="6AFA11AF" w14:textId="6A3622C5" w:rsidR="003558C1" w:rsidRPr="00AD3197" w:rsidDel="005F7DD0" w:rsidRDefault="003558C1">
      <w:pPr>
        <w:pStyle w:val="ndicedeilustraes"/>
        <w:tabs>
          <w:tab w:val="right" w:leader="dot" w:pos="9061"/>
        </w:tabs>
        <w:rPr>
          <w:del w:id="347" w:author="Administrador" w:date="2019-11-11T17:57:00Z"/>
          <w:rFonts w:asciiTheme="minorHAnsi" w:eastAsiaTheme="minorEastAsia" w:hAnsiTheme="minorHAnsi" w:cstheme="minorBidi"/>
          <w:noProof/>
          <w:color w:val="auto"/>
          <w:kern w:val="0"/>
          <w:sz w:val="22"/>
          <w:szCs w:val="22"/>
          <w:lang w:val="en-US" w:eastAsia="en-US"/>
        </w:rPr>
      </w:pPr>
      <w:del w:id="348" w:author="Administrador" w:date="2019-11-11T17:57:00Z">
        <w:r w:rsidRPr="005F7DD0" w:rsidDel="005F7DD0">
          <w:rPr>
            <w:rStyle w:val="Hyperlink"/>
            <w:b/>
            <w:bCs/>
            <w:noProof/>
          </w:rPr>
          <w:delText>Tabela 1 – Mapeamento dos comandos utilizados no controle.</w:delText>
        </w:r>
        <w:r w:rsidRPr="00AD3197" w:rsidDel="005F7DD0">
          <w:rPr>
            <w:noProof/>
            <w:webHidden/>
          </w:rPr>
          <w:tab/>
        </w:r>
        <w:r w:rsidR="00B509A5" w:rsidDel="005F7DD0">
          <w:rPr>
            <w:noProof/>
            <w:webHidden/>
          </w:rPr>
          <w:delText>22</w:delText>
        </w:r>
      </w:del>
    </w:p>
    <w:p w14:paraId="16854BCE" w14:textId="497E6C32" w:rsidR="003558C1" w:rsidRPr="00AD3197" w:rsidDel="005F7DD0" w:rsidRDefault="003558C1">
      <w:pPr>
        <w:pStyle w:val="ndicedeilustraes"/>
        <w:tabs>
          <w:tab w:val="right" w:leader="dot" w:pos="9061"/>
        </w:tabs>
        <w:rPr>
          <w:del w:id="349" w:author="Administrador" w:date="2019-11-11T17:57:00Z"/>
          <w:rFonts w:asciiTheme="minorHAnsi" w:eastAsiaTheme="minorEastAsia" w:hAnsiTheme="minorHAnsi" w:cstheme="minorBidi"/>
          <w:noProof/>
          <w:color w:val="auto"/>
          <w:kern w:val="0"/>
          <w:sz w:val="22"/>
          <w:szCs w:val="22"/>
          <w:lang w:val="en-US" w:eastAsia="en-US"/>
        </w:rPr>
      </w:pPr>
      <w:del w:id="350" w:author="Administrador" w:date="2019-11-11T17:57:00Z">
        <w:r w:rsidRPr="005F7DD0" w:rsidDel="005F7DD0">
          <w:rPr>
            <w:rStyle w:val="Hyperlink"/>
            <w:b/>
            <w:bCs/>
            <w:noProof/>
          </w:rPr>
          <w:delText>Tabela 2 – Efeito sonoros utilizados no jogo.</w:delText>
        </w:r>
        <w:r w:rsidRPr="00AD3197" w:rsidDel="005F7DD0">
          <w:rPr>
            <w:noProof/>
            <w:webHidden/>
          </w:rPr>
          <w:tab/>
        </w:r>
        <w:r w:rsidR="00B509A5" w:rsidDel="005F7DD0">
          <w:rPr>
            <w:noProof/>
            <w:webHidden/>
          </w:rPr>
          <w:delText>34</w:delText>
        </w:r>
      </w:del>
    </w:p>
    <w:p w14:paraId="33681364" w14:textId="3F803FFA" w:rsidR="004326C8" w:rsidRPr="00ED1D88" w:rsidRDefault="003558C1" w:rsidP="00ED1D88">
      <w:pPr>
        <w:suppressAutoHyphens/>
        <w:spacing w:before="120" w:after="120"/>
        <w:jc w:val="left"/>
        <w:rPr>
          <w:rFonts w:eastAsia="Arial"/>
          <w:color w:val="000000" w:themeColor="text1"/>
        </w:rPr>
        <w:sectPr w:rsidR="004326C8" w:rsidRPr="00ED1D88" w:rsidSect="00723104">
          <w:footerReference w:type="default" r:id="rId12"/>
          <w:pgSz w:w="11906" w:h="16838" w:code="9"/>
          <w:pgMar w:top="1701" w:right="1134" w:bottom="1134" w:left="1701" w:header="709" w:footer="709" w:gutter="0"/>
          <w:pgNumType w:start="1"/>
          <w:cols w:space="708"/>
          <w:docGrid w:linePitch="360"/>
        </w:sectPr>
      </w:pPr>
      <w:r w:rsidRPr="00ED1D88">
        <w:fldChar w:fldCharType="end"/>
      </w:r>
      <w:bookmarkStart w:id="351" w:name="_Toc483148320"/>
    </w:p>
    <w:p w14:paraId="73F18077" w14:textId="4C68F1F9" w:rsidR="00741B96" w:rsidRPr="00ED1D88" w:rsidRDefault="00741B96" w:rsidP="7C434651">
      <w:pPr>
        <w:pStyle w:val="Ttulo2"/>
        <w:rPr>
          <w:rFonts w:eastAsia="Arial"/>
          <w:color w:val="000000" w:themeColor="text1"/>
        </w:rPr>
      </w:pPr>
      <w:bookmarkStart w:id="352" w:name="_Toc24387382"/>
      <w:r w:rsidRPr="00ED1D88">
        <w:rPr>
          <w:rFonts w:eastAsia="Arial"/>
          <w:color w:val="000000" w:themeColor="text1"/>
        </w:rPr>
        <w:lastRenderedPageBreak/>
        <w:t>1</w:t>
      </w:r>
      <w:r w:rsidRPr="00ED1D88">
        <w:rPr>
          <w:color w:val="000000" w:themeColor="text1"/>
        </w:rPr>
        <w:tab/>
      </w:r>
      <w:r w:rsidRPr="00ED1D88">
        <w:rPr>
          <w:rFonts w:eastAsia="Arial"/>
          <w:color w:val="000000" w:themeColor="text1"/>
        </w:rPr>
        <w:t>INTRODUÇÃO</w:t>
      </w:r>
      <w:bookmarkEnd w:id="351"/>
      <w:bookmarkEnd w:id="352"/>
    </w:p>
    <w:p w14:paraId="12DA4BB2" w14:textId="77777777" w:rsidR="008021B0" w:rsidRPr="00ED1D88" w:rsidRDefault="008021B0" w:rsidP="7C434651">
      <w:pPr>
        <w:rPr>
          <w:rFonts w:eastAsia="Arial"/>
          <w:color w:val="000000" w:themeColor="text1"/>
        </w:rPr>
      </w:pPr>
    </w:p>
    <w:p w14:paraId="2A6303B3" w14:textId="4FE714F5" w:rsidR="005B48B2" w:rsidRPr="00AD3197" w:rsidRDefault="7C434651" w:rsidP="005B48B2">
      <w:pPr>
        <w:keepNext/>
        <w:keepLines/>
        <w:ind w:firstLine="709"/>
        <w:jc w:val="left"/>
        <w:rPr>
          <w:rFonts w:eastAsia="Arial"/>
        </w:rPr>
      </w:pPr>
      <w:r w:rsidRPr="00AD3197">
        <w:rPr>
          <w:rFonts w:eastAsia="Arial"/>
        </w:rPr>
        <w:t xml:space="preserve">O jogo </w:t>
      </w:r>
      <w:r w:rsidRPr="00AD3197">
        <w:rPr>
          <w:rFonts w:eastAsia="Arial"/>
          <w:i/>
          <w:iCs/>
          <w:lang w:eastAsia="pt-PT" w:bidi="pt-PT"/>
        </w:rPr>
        <w:t xml:space="preserve">ANTHILL CONQUER </w:t>
      </w:r>
      <w:r w:rsidR="00E378EE">
        <w:rPr>
          <w:rFonts w:eastAsia="Arial"/>
          <w:iCs/>
          <w:lang w:eastAsia="pt-PT" w:bidi="pt-PT"/>
        </w:rPr>
        <w:t xml:space="preserve">foi desenvolvido </w:t>
      </w:r>
      <w:r w:rsidR="00E378EE" w:rsidRPr="00AD3197">
        <w:rPr>
          <w:rFonts w:eastAsia="Arial"/>
          <w:iCs/>
        </w:rPr>
        <w:t>para computadores</w:t>
      </w:r>
      <w:r w:rsidR="00E378EE" w:rsidRPr="00E378EE">
        <w:rPr>
          <w:rFonts w:eastAsia="Arial"/>
          <w:iCs/>
          <w:lang w:eastAsia="pt-PT" w:bidi="pt-PT"/>
        </w:rPr>
        <w:t xml:space="preserve"> base</w:t>
      </w:r>
      <w:r w:rsidR="00E378EE">
        <w:rPr>
          <w:rFonts w:eastAsia="Arial"/>
          <w:iCs/>
          <w:lang w:eastAsia="pt-PT" w:bidi="pt-PT"/>
        </w:rPr>
        <w:t>ando</w:t>
      </w:r>
      <w:r w:rsidR="00E378EE" w:rsidRPr="00E378EE">
        <w:rPr>
          <w:rFonts w:eastAsia="Arial"/>
          <w:iCs/>
          <w:lang w:eastAsia="pt-PT" w:bidi="pt-PT"/>
        </w:rPr>
        <w:t>-se</w:t>
      </w:r>
      <w:r w:rsidR="00E378EE">
        <w:rPr>
          <w:rFonts w:eastAsia="Arial"/>
          <w:iCs/>
          <w:lang w:eastAsia="pt-PT" w:bidi="pt-PT"/>
        </w:rPr>
        <w:t xml:space="preserve"> no gênero </w:t>
      </w:r>
      <w:r w:rsidRPr="00AD3197">
        <w:rPr>
          <w:rFonts w:eastAsia="Arial"/>
          <w:i/>
          <w:iCs/>
        </w:rPr>
        <w:t>rogue-lite</w:t>
      </w:r>
      <w:r w:rsidRPr="00AD3197">
        <w:rPr>
          <w:rFonts w:eastAsia="Arial"/>
        </w:rPr>
        <w:t xml:space="preserve">, cuja </w:t>
      </w:r>
      <w:proofErr w:type="spellStart"/>
      <w:r w:rsidRPr="00AD3197">
        <w:rPr>
          <w:rFonts w:eastAsia="Arial"/>
        </w:rPr>
        <w:t>caracteristicas</w:t>
      </w:r>
      <w:proofErr w:type="spellEnd"/>
      <w:r w:rsidRPr="00AD3197">
        <w:rPr>
          <w:rFonts w:eastAsia="Arial"/>
        </w:rPr>
        <w:t xml:space="preserve"> são influenciadas por outro gênero conhecido como </w:t>
      </w:r>
      <w:r w:rsidRPr="00AD3197">
        <w:rPr>
          <w:rFonts w:eastAsia="Arial"/>
          <w:i/>
          <w:iCs/>
        </w:rPr>
        <w:t>rogue-like</w:t>
      </w:r>
      <w:r w:rsidR="005B48B2" w:rsidRPr="00AD3197">
        <w:rPr>
          <w:rFonts w:eastAsia="Arial"/>
        </w:rPr>
        <w:t xml:space="preserve">. </w:t>
      </w:r>
    </w:p>
    <w:p w14:paraId="37547BF3" w14:textId="3968E089" w:rsidR="002E7712" w:rsidRPr="00AD3197" w:rsidRDefault="001B6C4D" w:rsidP="004B4F8F">
      <w:pPr>
        <w:keepNext/>
        <w:keepLines/>
        <w:ind w:firstLine="709"/>
        <w:jc w:val="left"/>
        <w:rPr>
          <w:rFonts w:eastAsia="Arial"/>
        </w:rPr>
      </w:pPr>
      <w:r w:rsidRPr="00AD3197">
        <w:rPr>
          <w:rFonts w:eastAsia="Arial"/>
        </w:rPr>
        <w:t xml:space="preserve">Com mecânicas de </w:t>
      </w:r>
      <w:r w:rsidR="004C3DA7" w:rsidRPr="00AD3197">
        <w:rPr>
          <w:rFonts w:eastAsia="Arial"/>
        </w:rPr>
        <w:t xml:space="preserve">multiplayer local, </w:t>
      </w:r>
      <w:r w:rsidRPr="00AD3197">
        <w:rPr>
          <w:rFonts w:eastAsia="Arial"/>
        </w:rPr>
        <w:t xml:space="preserve">é </w:t>
      </w:r>
      <w:proofErr w:type="gramStart"/>
      <w:r w:rsidRPr="00AD3197">
        <w:rPr>
          <w:rFonts w:eastAsia="Arial"/>
        </w:rPr>
        <w:t xml:space="preserve">necessário </w:t>
      </w:r>
      <w:r w:rsidR="004C3DA7" w:rsidRPr="00AD3197">
        <w:rPr>
          <w:rFonts w:eastAsia="Arial"/>
        </w:rPr>
        <w:t>duas pessoas</w:t>
      </w:r>
      <w:proofErr w:type="gramEnd"/>
      <w:r w:rsidR="004C3DA7" w:rsidRPr="00AD3197">
        <w:rPr>
          <w:rFonts w:eastAsia="Arial"/>
        </w:rPr>
        <w:t xml:space="preserve"> </w:t>
      </w:r>
      <w:r w:rsidRPr="00AD3197">
        <w:rPr>
          <w:rFonts w:eastAsia="Arial"/>
        </w:rPr>
        <w:t>para que haja uma partida</w:t>
      </w:r>
      <w:r w:rsidR="004C3DA7" w:rsidRPr="00AD3197">
        <w:rPr>
          <w:rFonts w:eastAsia="Arial"/>
        </w:rPr>
        <w:t xml:space="preserve">. </w:t>
      </w:r>
      <w:r w:rsidRPr="00AD3197">
        <w:rPr>
          <w:rFonts w:eastAsia="Arial"/>
        </w:rPr>
        <w:t>Seu</w:t>
      </w:r>
      <w:r w:rsidR="004C3DA7" w:rsidRPr="00AD3197">
        <w:rPr>
          <w:rFonts w:eastAsia="Arial"/>
        </w:rPr>
        <w:t xml:space="preserve"> objetivo </w:t>
      </w:r>
      <w:r w:rsidRPr="00AD3197">
        <w:rPr>
          <w:rFonts w:eastAsia="Arial"/>
        </w:rPr>
        <w:t xml:space="preserve">é </w:t>
      </w:r>
      <w:r w:rsidR="005D4DFA" w:rsidRPr="00AD3197">
        <w:rPr>
          <w:rFonts w:eastAsia="Arial"/>
        </w:rPr>
        <w:t>encontrar a</w:t>
      </w:r>
      <w:r w:rsidR="002E7712" w:rsidRPr="00AD3197">
        <w:rPr>
          <w:rFonts w:eastAsia="Arial"/>
        </w:rPr>
        <w:t xml:space="preserve"> </w:t>
      </w:r>
      <w:r w:rsidR="005D4DFA" w:rsidRPr="00AD3197">
        <w:rPr>
          <w:rFonts w:eastAsia="Arial"/>
        </w:rPr>
        <w:t>chave especia</w:t>
      </w:r>
      <w:r w:rsidR="004B4F8F">
        <w:rPr>
          <w:rFonts w:eastAsia="Arial"/>
        </w:rPr>
        <w:t>l</w:t>
      </w:r>
      <w:r w:rsidR="002E7712" w:rsidRPr="00AD3197">
        <w:rPr>
          <w:rFonts w:eastAsia="Arial"/>
        </w:rPr>
        <w:t xml:space="preserve">, </w:t>
      </w:r>
      <w:r w:rsidR="004B4F8F">
        <w:rPr>
          <w:rFonts w:eastAsia="Arial"/>
        </w:rPr>
        <w:t>para ter acesso a</w:t>
      </w:r>
      <w:r w:rsidR="005D4DFA" w:rsidRPr="00AD3197">
        <w:rPr>
          <w:rFonts w:eastAsia="Arial"/>
        </w:rPr>
        <w:t xml:space="preserve"> sala d</w:t>
      </w:r>
      <w:r w:rsidR="002E7712" w:rsidRPr="00AD3197">
        <w:rPr>
          <w:rFonts w:eastAsia="Arial"/>
        </w:rPr>
        <w:t>e</w:t>
      </w:r>
      <w:r w:rsidR="005D4DFA" w:rsidRPr="00AD3197">
        <w:rPr>
          <w:rFonts w:eastAsia="Arial"/>
        </w:rPr>
        <w:t xml:space="preserve"> chefe de </w:t>
      </w:r>
      <w:r w:rsidR="002E7712" w:rsidRPr="00AD3197">
        <w:rPr>
          <w:rFonts w:eastAsia="Arial"/>
        </w:rPr>
        <w:t>fase, após encontrá-lo é necessário</w:t>
      </w:r>
      <w:r w:rsidR="005D4DFA" w:rsidRPr="00AD3197">
        <w:rPr>
          <w:rFonts w:eastAsia="Arial"/>
        </w:rPr>
        <w:t xml:space="preserve"> eliminá-lo</w:t>
      </w:r>
      <w:r w:rsidR="00AA66F4">
        <w:rPr>
          <w:rFonts w:eastAsia="Arial"/>
        </w:rPr>
        <w:t>. A</w:t>
      </w:r>
      <w:r w:rsidR="00885F16">
        <w:rPr>
          <w:rFonts w:eastAsia="Arial"/>
        </w:rPr>
        <w:t>o</w:t>
      </w:r>
      <w:r w:rsidR="00AA66F4">
        <w:rPr>
          <w:rFonts w:eastAsia="Arial"/>
        </w:rPr>
        <w:t xml:space="preserve"> enfrentar o chefe de fase, os dois jogadores serão colocados em uma arena para que seja decidido quem será o vencedor da partida</w:t>
      </w:r>
      <w:r w:rsidR="002E7712" w:rsidRPr="00AD3197">
        <w:rPr>
          <w:rFonts w:eastAsia="Arial"/>
        </w:rPr>
        <w:t>.</w:t>
      </w:r>
      <w:r w:rsidR="004B4F8F">
        <w:rPr>
          <w:rFonts w:eastAsia="Arial"/>
        </w:rPr>
        <w:t xml:space="preserve"> </w:t>
      </w:r>
      <w:r w:rsidR="002E7712" w:rsidRPr="00AD3197">
        <w:rPr>
          <w:rFonts w:eastAsia="Arial"/>
        </w:rPr>
        <w:t xml:space="preserve">Caracterizado como um tipo de corrida entre jogadores, os personagens podem </w:t>
      </w:r>
      <w:r w:rsidR="001D4722" w:rsidRPr="00AD3197">
        <w:rPr>
          <w:rFonts w:eastAsia="Arial"/>
        </w:rPr>
        <w:t xml:space="preserve">enfrentar-se </w:t>
      </w:r>
      <w:r w:rsidR="00AA66F4">
        <w:rPr>
          <w:rFonts w:eastAsia="Arial"/>
        </w:rPr>
        <w:t>durante o jogo para</w:t>
      </w:r>
      <w:r w:rsidR="001D4722" w:rsidRPr="00AD3197">
        <w:rPr>
          <w:rFonts w:eastAsia="Arial"/>
        </w:rPr>
        <w:t xml:space="preserve"> tomar a vantagem.</w:t>
      </w:r>
      <w:r w:rsidR="002E7712" w:rsidRPr="00AD3197">
        <w:rPr>
          <w:rFonts w:eastAsia="Arial"/>
        </w:rPr>
        <w:t xml:space="preserve"> </w:t>
      </w:r>
    </w:p>
    <w:p w14:paraId="0E7C3F11" w14:textId="19D8C1D2" w:rsidR="006C42C3" w:rsidRPr="00AD3197" w:rsidRDefault="007F7E26" w:rsidP="001B6C4D">
      <w:pPr>
        <w:keepNext/>
        <w:keepLines/>
        <w:ind w:firstLine="709"/>
        <w:jc w:val="left"/>
        <w:rPr>
          <w:rFonts w:eastAsia="Arial"/>
        </w:rPr>
      </w:pPr>
      <w:r w:rsidRPr="00AD3197">
        <w:rPr>
          <w:rFonts w:eastAsia="Arial"/>
        </w:rPr>
        <w:t xml:space="preserve">O critério para </w:t>
      </w:r>
      <w:r w:rsidRPr="00934E14">
        <w:rPr>
          <w:rFonts w:eastAsia="Arial"/>
        </w:rPr>
        <w:t xml:space="preserve">decidir qual dos dois jogadores </w:t>
      </w:r>
      <w:r w:rsidR="003A57B9" w:rsidRPr="00934E14">
        <w:rPr>
          <w:rFonts w:eastAsia="Arial"/>
        </w:rPr>
        <w:t xml:space="preserve">será o vencedor, </w:t>
      </w:r>
      <w:r w:rsidRPr="00934E14">
        <w:rPr>
          <w:rFonts w:eastAsia="Arial"/>
        </w:rPr>
        <w:t xml:space="preserve">baseia-se no tempo, </w:t>
      </w:r>
      <w:r w:rsidR="00934E14" w:rsidRPr="00934E14">
        <w:rPr>
          <w:rFonts w:eastAsia="Arial"/>
        </w:rPr>
        <w:t>e pontuação</w:t>
      </w:r>
      <w:r w:rsidRPr="00934E14">
        <w:rPr>
          <w:rFonts w:eastAsia="Arial"/>
        </w:rPr>
        <w:t>.</w:t>
      </w:r>
    </w:p>
    <w:p w14:paraId="3711D2EE" w14:textId="5224648A" w:rsidR="00943612" w:rsidRPr="00AD3197" w:rsidRDefault="00943612" w:rsidP="001B6C4D">
      <w:pPr>
        <w:keepNext/>
        <w:keepLines/>
        <w:ind w:firstLine="709"/>
        <w:jc w:val="left"/>
        <w:rPr>
          <w:rFonts w:eastAsia="Arial"/>
        </w:rPr>
      </w:pPr>
      <w:r w:rsidRPr="00AD3197">
        <w:rPr>
          <w:rFonts w:eastAsia="Arial"/>
        </w:rPr>
        <w:t xml:space="preserve">A jornada dos dois personagens até os chefes de fase, será </w:t>
      </w:r>
      <w:r w:rsidR="00AB7E58" w:rsidRPr="00AD3197">
        <w:rPr>
          <w:rFonts w:eastAsia="Arial"/>
        </w:rPr>
        <w:t xml:space="preserve">cheia de </w:t>
      </w:r>
      <w:r w:rsidR="00AB7905" w:rsidRPr="00AD3197">
        <w:rPr>
          <w:rFonts w:eastAsia="Arial"/>
        </w:rPr>
        <w:t xml:space="preserve">desafios com inúmeros </w:t>
      </w:r>
      <w:r w:rsidR="00AB7E58" w:rsidRPr="00AD3197">
        <w:rPr>
          <w:rFonts w:eastAsia="Arial"/>
        </w:rPr>
        <w:t>inimigos</w:t>
      </w:r>
      <w:r w:rsidR="00AB7905" w:rsidRPr="00AD3197">
        <w:rPr>
          <w:rFonts w:eastAsia="Arial"/>
        </w:rPr>
        <w:t xml:space="preserve"> </w:t>
      </w:r>
      <w:r w:rsidR="00A84904">
        <w:rPr>
          <w:rFonts w:eastAsia="Arial"/>
        </w:rPr>
        <w:t xml:space="preserve">e </w:t>
      </w:r>
      <w:r w:rsidR="00A84904" w:rsidRPr="00A77EAC">
        <w:rPr>
          <w:rFonts w:eastAsia="Arial"/>
        </w:rPr>
        <w:t>armadilhas</w:t>
      </w:r>
      <w:r w:rsidR="00833F0C" w:rsidRPr="00A77EAC">
        <w:rPr>
          <w:rFonts w:eastAsia="Arial"/>
        </w:rPr>
        <w:t>.</w:t>
      </w:r>
    </w:p>
    <w:p w14:paraId="166E59D0" w14:textId="55765303" w:rsidR="00B34F1B" w:rsidRPr="00AD3197" w:rsidRDefault="00B34F1B" w:rsidP="001B6C4D">
      <w:pPr>
        <w:keepNext/>
        <w:keepLines/>
        <w:ind w:firstLine="709"/>
        <w:jc w:val="left"/>
        <w:rPr>
          <w:rFonts w:eastAsia="Arial"/>
        </w:rPr>
      </w:pPr>
      <w:r w:rsidRPr="00AD3197">
        <w:rPr>
          <w:rFonts w:eastAsia="Arial"/>
        </w:rPr>
        <w:t xml:space="preserve">Para compor essa atmosfera de batalhas, o jogo </w:t>
      </w:r>
      <w:r w:rsidR="00FE061A" w:rsidRPr="00AD3197">
        <w:rPr>
          <w:rFonts w:eastAsia="Arial"/>
        </w:rPr>
        <w:t>foi pensando no universo dos insetos</w:t>
      </w:r>
      <w:r w:rsidR="00136591" w:rsidRPr="00AD3197">
        <w:rPr>
          <w:rFonts w:eastAsia="Arial"/>
        </w:rPr>
        <w:t>.</w:t>
      </w:r>
      <w:r w:rsidR="00FE061A" w:rsidRPr="00AD3197">
        <w:rPr>
          <w:rFonts w:eastAsia="Arial"/>
        </w:rPr>
        <w:t xml:space="preserve"> </w:t>
      </w:r>
      <w:r w:rsidR="00136591" w:rsidRPr="00AD3197">
        <w:rPr>
          <w:rFonts w:eastAsia="Arial"/>
        </w:rPr>
        <w:t>O</w:t>
      </w:r>
      <w:r w:rsidR="00FE061A" w:rsidRPr="00AD3197">
        <w:rPr>
          <w:rFonts w:eastAsia="Arial"/>
        </w:rPr>
        <w:t>nde os personagens são formigas e o chefe d</w:t>
      </w:r>
      <w:r w:rsidR="00C1041D">
        <w:rPr>
          <w:rFonts w:eastAsia="Arial"/>
        </w:rPr>
        <w:t>a</w:t>
      </w:r>
      <w:r w:rsidR="00FE061A" w:rsidRPr="00AD3197">
        <w:rPr>
          <w:rFonts w:eastAsia="Arial"/>
        </w:rPr>
        <w:t xml:space="preserve"> fase </w:t>
      </w:r>
      <w:r w:rsidR="00C1041D">
        <w:rPr>
          <w:rFonts w:eastAsia="Arial"/>
        </w:rPr>
        <w:t>é</w:t>
      </w:r>
      <w:r w:rsidR="00FE061A" w:rsidRPr="00AD3197">
        <w:rPr>
          <w:rFonts w:eastAsia="Arial"/>
        </w:rPr>
        <w:t xml:space="preserve"> predador d</w:t>
      </w:r>
      <w:r w:rsidR="00C1041D">
        <w:rPr>
          <w:rFonts w:eastAsia="Arial"/>
        </w:rPr>
        <w:t>a</w:t>
      </w:r>
      <w:r w:rsidR="00FE061A" w:rsidRPr="00AD3197">
        <w:rPr>
          <w:rFonts w:eastAsia="Arial"/>
        </w:rPr>
        <w:t>s mesm</w:t>
      </w:r>
      <w:r w:rsidR="00C1041D">
        <w:rPr>
          <w:rFonts w:eastAsia="Arial"/>
        </w:rPr>
        <w:t>a</w:t>
      </w:r>
      <w:r w:rsidR="00FE061A" w:rsidRPr="00AD3197">
        <w:rPr>
          <w:rFonts w:eastAsia="Arial"/>
        </w:rPr>
        <w:t>s. Dessa forma, evidencia a luta pela sobrevivência e terreno de cada espécie.</w:t>
      </w:r>
    </w:p>
    <w:p w14:paraId="3270B537" w14:textId="2D3D913B" w:rsidR="000205D5" w:rsidRPr="00AD3197" w:rsidRDefault="000205D5" w:rsidP="001B6C4D">
      <w:pPr>
        <w:keepNext/>
        <w:keepLines/>
        <w:ind w:firstLine="709"/>
        <w:jc w:val="left"/>
        <w:rPr>
          <w:rFonts w:eastAsia="Arial"/>
        </w:rPr>
      </w:pPr>
      <w:r w:rsidRPr="00AD3197">
        <w:rPr>
          <w:rFonts w:eastAsia="Arial"/>
        </w:rPr>
        <w:t>Podemos citar alguns jogos similares, apresentados na figura 1, para melhor compreendimento da proposta.</w:t>
      </w:r>
    </w:p>
    <w:p w14:paraId="2DF95EB9" w14:textId="77777777" w:rsidR="00254947" w:rsidRPr="00AD3197" w:rsidRDefault="00254947" w:rsidP="001B6C4D">
      <w:pPr>
        <w:keepNext/>
        <w:keepLines/>
        <w:ind w:firstLine="709"/>
        <w:jc w:val="left"/>
        <w:rPr>
          <w:rFonts w:eastAsia="Arial"/>
        </w:rPr>
      </w:pPr>
    </w:p>
    <w:p w14:paraId="2E5F0E57" w14:textId="0B5ACA5E" w:rsidR="00867405" w:rsidRPr="00AD3197" w:rsidRDefault="003E5168" w:rsidP="0066676D">
      <w:pPr>
        <w:rPr>
          <w:rFonts w:eastAsia="Arial"/>
          <w:b/>
          <w:bCs/>
          <w:color w:val="000000" w:themeColor="text1"/>
          <w:sz w:val="20"/>
          <w:szCs w:val="18"/>
          <w:lang w:val="en-US"/>
        </w:rPr>
      </w:pPr>
      <w:bookmarkStart w:id="353" w:name="_Toc24387427"/>
      <w:proofErr w:type="spellStart"/>
      <w:r w:rsidRPr="00ED1D88">
        <w:rPr>
          <w:rFonts w:eastAsia="Arial"/>
          <w:b/>
          <w:bCs/>
          <w:color w:val="000000" w:themeColor="text1"/>
          <w:sz w:val="20"/>
          <w:szCs w:val="18"/>
          <w:lang w:val="en-US"/>
        </w:rPr>
        <w:t>Figur</w:t>
      </w:r>
      <w:r w:rsidR="001D20CA" w:rsidRPr="00AD3197">
        <w:rPr>
          <w:rFonts w:eastAsia="Arial"/>
          <w:b/>
          <w:bCs/>
          <w:color w:val="000000" w:themeColor="text1"/>
          <w:sz w:val="20"/>
          <w:szCs w:val="18"/>
          <w:lang w:val="en-US"/>
        </w:rPr>
        <w:t>a</w:t>
      </w:r>
      <w:proofErr w:type="spellEnd"/>
      <w:r w:rsidRPr="00ED1D88">
        <w:rPr>
          <w:rFonts w:eastAsia="Arial"/>
          <w:b/>
          <w:bCs/>
          <w:color w:val="000000" w:themeColor="text1"/>
          <w:sz w:val="20"/>
          <w:szCs w:val="18"/>
          <w:lang w:val="en-US"/>
        </w:rPr>
        <w:t xml:space="preserve"> </w:t>
      </w:r>
      <w:r w:rsidRPr="00ED1D88">
        <w:rPr>
          <w:rFonts w:eastAsia="Arial"/>
          <w:b/>
          <w:bCs/>
          <w:color w:val="000000" w:themeColor="text1"/>
          <w:sz w:val="20"/>
          <w:szCs w:val="18"/>
          <w:lang w:val="en-US"/>
        </w:rPr>
        <w:fldChar w:fldCharType="begin"/>
      </w:r>
      <w:r w:rsidRPr="00ED1D88">
        <w:rPr>
          <w:rFonts w:eastAsia="Arial"/>
          <w:b/>
          <w:bCs/>
          <w:color w:val="000000" w:themeColor="text1"/>
          <w:sz w:val="20"/>
          <w:szCs w:val="18"/>
          <w:lang w:val="en-US"/>
        </w:rPr>
        <w:instrText xml:space="preserve"> SEQ Figure \* ARABIC </w:instrText>
      </w:r>
      <w:r w:rsidRPr="00ED1D88">
        <w:rPr>
          <w:rFonts w:eastAsia="Arial"/>
          <w:b/>
          <w:bCs/>
          <w:color w:val="000000" w:themeColor="text1"/>
          <w:sz w:val="20"/>
          <w:szCs w:val="18"/>
          <w:lang w:val="en-US"/>
        </w:rPr>
        <w:fldChar w:fldCharType="separate"/>
      </w:r>
      <w:r w:rsidR="00B509A5">
        <w:rPr>
          <w:rFonts w:eastAsia="Arial"/>
          <w:b/>
          <w:bCs/>
          <w:noProof/>
          <w:color w:val="000000" w:themeColor="text1"/>
          <w:sz w:val="20"/>
          <w:szCs w:val="18"/>
          <w:lang w:val="en-US"/>
        </w:rPr>
        <w:t>1</w:t>
      </w:r>
      <w:r w:rsidRPr="00ED1D88">
        <w:rPr>
          <w:rFonts w:eastAsia="Arial"/>
          <w:b/>
          <w:bCs/>
          <w:color w:val="000000" w:themeColor="text1"/>
          <w:sz w:val="20"/>
          <w:szCs w:val="18"/>
          <w:lang w:val="en-US"/>
        </w:rPr>
        <w:fldChar w:fldCharType="end"/>
      </w:r>
      <w:r w:rsidR="00254947" w:rsidRPr="00ED1D88">
        <w:rPr>
          <w:rFonts w:eastAsia="Arial"/>
          <w:b/>
          <w:bCs/>
          <w:color w:val="000000" w:themeColor="text1"/>
          <w:sz w:val="20"/>
          <w:szCs w:val="18"/>
          <w:lang w:val="en-US"/>
        </w:rPr>
        <w:t xml:space="preserve">– </w:t>
      </w:r>
      <w:proofErr w:type="spellStart"/>
      <w:r w:rsidR="00254947" w:rsidRPr="00ED1D88">
        <w:rPr>
          <w:rFonts w:eastAsia="Arial"/>
          <w:b/>
          <w:bCs/>
          <w:color w:val="000000" w:themeColor="text1"/>
          <w:sz w:val="20"/>
          <w:szCs w:val="18"/>
          <w:lang w:val="en-US"/>
        </w:rPr>
        <w:t>Jogos</w:t>
      </w:r>
      <w:proofErr w:type="spellEnd"/>
      <w:r w:rsidR="00254947" w:rsidRPr="00ED1D88">
        <w:rPr>
          <w:rFonts w:eastAsia="Arial"/>
          <w:b/>
          <w:bCs/>
          <w:color w:val="000000" w:themeColor="text1"/>
          <w:sz w:val="20"/>
          <w:szCs w:val="18"/>
          <w:lang w:val="en-US"/>
        </w:rPr>
        <w:t xml:space="preserve"> </w:t>
      </w:r>
      <w:proofErr w:type="spellStart"/>
      <w:r w:rsidR="00254947" w:rsidRPr="00ED1D88">
        <w:rPr>
          <w:rFonts w:eastAsia="Arial"/>
          <w:b/>
          <w:bCs/>
          <w:color w:val="000000" w:themeColor="text1"/>
          <w:sz w:val="20"/>
          <w:szCs w:val="18"/>
          <w:lang w:val="en-US"/>
        </w:rPr>
        <w:t>similares</w:t>
      </w:r>
      <w:proofErr w:type="spellEnd"/>
      <w:r w:rsidR="00867405" w:rsidRPr="00ED1D88">
        <w:rPr>
          <w:rFonts w:eastAsia="Arial"/>
          <w:b/>
          <w:bCs/>
          <w:color w:val="000000" w:themeColor="text1"/>
          <w:sz w:val="20"/>
          <w:szCs w:val="18"/>
          <w:lang w:val="en-US"/>
        </w:rPr>
        <w:t xml:space="preserve">, A) </w:t>
      </w:r>
      <w:del w:id="354" w:author="LEONARDO LIRA" w:date="2020-05-18T19:24:00Z">
        <w:r w:rsidR="00867405" w:rsidRPr="00ED1D88" w:rsidDel="002539B6">
          <w:rPr>
            <w:rFonts w:eastAsia="Arial"/>
            <w:b/>
            <w:bCs/>
            <w:color w:val="000000" w:themeColor="text1"/>
            <w:sz w:val="20"/>
            <w:szCs w:val="18"/>
            <w:lang w:val="en-US"/>
          </w:rPr>
          <w:delText>Enter the Gungeon</w:delText>
        </w:r>
      </w:del>
      <w:ins w:id="355" w:author="LEONARDO LIRA" w:date="2020-05-18T19:24:00Z">
        <w:r w:rsidR="002539B6">
          <w:rPr>
            <w:rFonts w:eastAsia="Arial"/>
            <w:b/>
            <w:bCs/>
            <w:color w:val="000000" w:themeColor="text1"/>
            <w:sz w:val="20"/>
            <w:szCs w:val="18"/>
            <w:lang w:val="en-US"/>
          </w:rPr>
          <w:t>Age of Empires</w:t>
        </w:r>
      </w:ins>
      <w:r w:rsidR="00867405" w:rsidRPr="00ED1D88">
        <w:rPr>
          <w:rFonts w:eastAsia="Arial"/>
          <w:b/>
          <w:bCs/>
          <w:color w:val="000000" w:themeColor="text1"/>
          <w:sz w:val="20"/>
          <w:szCs w:val="18"/>
          <w:lang w:val="en-US"/>
        </w:rPr>
        <w:t xml:space="preserve">; B) </w:t>
      </w:r>
      <w:del w:id="356" w:author="LEONARDO LIRA" w:date="2020-05-18T19:54:00Z">
        <w:r w:rsidR="00867405" w:rsidRPr="00ED1D88" w:rsidDel="00542178">
          <w:rPr>
            <w:rFonts w:eastAsia="Arial"/>
            <w:b/>
            <w:bCs/>
            <w:color w:val="000000" w:themeColor="text1"/>
            <w:sz w:val="20"/>
            <w:szCs w:val="18"/>
            <w:lang w:val="en-US"/>
          </w:rPr>
          <w:delText>Pocket Rogues</w:delText>
        </w:r>
      </w:del>
      <w:ins w:id="357" w:author="LEONARDO LIRA" w:date="2020-05-18T19:54:00Z">
        <w:r w:rsidR="00542178">
          <w:rPr>
            <w:rFonts w:eastAsia="Arial"/>
            <w:b/>
            <w:bCs/>
            <w:color w:val="000000" w:themeColor="text1"/>
            <w:sz w:val="20"/>
            <w:szCs w:val="18"/>
            <w:lang w:val="en-US"/>
          </w:rPr>
          <w:t>They are Billions</w:t>
        </w:r>
      </w:ins>
      <w:r w:rsidR="00867405" w:rsidRPr="00ED1D88">
        <w:rPr>
          <w:rFonts w:eastAsia="Arial"/>
          <w:b/>
          <w:bCs/>
          <w:color w:val="000000" w:themeColor="text1"/>
          <w:sz w:val="20"/>
          <w:szCs w:val="18"/>
          <w:lang w:val="en-US"/>
        </w:rPr>
        <w:t xml:space="preserve">; C) </w:t>
      </w:r>
      <w:del w:id="358" w:author="LEONARDO LIRA" w:date="2020-05-18T19:54:00Z">
        <w:r w:rsidR="00867405" w:rsidRPr="00ED1D88" w:rsidDel="00542178">
          <w:rPr>
            <w:rFonts w:eastAsia="Arial"/>
            <w:b/>
            <w:bCs/>
            <w:color w:val="000000" w:themeColor="text1"/>
            <w:sz w:val="20"/>
            <w:szCs w:val="18"/>
            <w:lang w:val="en-US"/>
          </w:rPr>
          <w:delText>Furi</w:delText>
        </w:r>
      </w:del>
      <w:ins w:id="359" w:author="LEONARDO LIRA" w:date="2020-05-18T19:54:00Z">
        <w:r w:rsidR="00542178">
          <w:rPr>
            <w:rFonts w:eastAsia="Arial"/>
            <w:b/>
            <w:bCs/>
            <w:color w:val="000000" w:themeColor="text1"/>
            <w:sz w:val="20"/>
            <w:szCs w:val="18"/>
            <w:lang w:val="en-US"/>
          </w:rPr>
          <w:t>Empire Earth</w:t>
        </w:r>
      </w:ins>
      <w:r w:rsidR="00867405" w:rsidRPr="00ED1D88">
        <w:rPr>
          <w:rFonts w:eastAsia="Arial"/>
          <w:b/>
          <w:bCs/>
          <w:color w:val="000000" w:themeColor="text1"/>
          <w:sz w:val="20"/>
          <w:szCs w:val="18"/>
          <w:lang w:val="en-US"/>
        </w:rPr>
        <w:t>; D) Soul Knight</w:t>
      </w:r>
      <w:r w:rsidR="00254947" w:rsidRPr="00ED1D88">
        <w:rPr>
          <w:rFonts w:eastAsia="Arial"/>
          <w:b/>
          <w:bCs/>
          <w:color w:val="000000" w:themeColor="text1"/>
          <w:sz w:val="20"/>
          <w:szCs w:val="18"/>
          <w:lang w:val="en-US"/>
        </w:rPr>
        <w:t>.</w:t>
      </w:r>
      <w:bookmarkEnd w:id="353"/>
      <w:r w:rsidR="00867405" w:rsidRPr="00ED1D88">
        <w:rPr>
          <w:rFonts w:eastAsia="Arial"/>
          <w:b/>
          <w:bCs/>
          <w:color w:val="000000" w:themeColor="text1"/>
          <w:sz w:val="20"/>
          <w:szCs w:val="18"/>
          <w:lang w:val="en-US"/>
        </w:rPr>
        <w:t xml:space="preserve"> </w:t>
      </w:r>
    </w:p>
    <w:p w14:paraId="77E19484" w14:textId="77777777" w:rsidR="006A525E" w:rsidRPr="00ED1D88" w:rsidRDefault="006A525E" w:rsidP="00ED1D88">
      <w:pPr>
        <w:rPr>
          <w:rFonts w:eastAsia="Arial"/>
          <w:color w:val="000000" w:themeColor="text1"/>
          <w:lang w:val="en-US"/>
        </w:rPr>
      </w:pPr>
    </w:p>
    <w:p w14:paraId="7AD94900" w14:textId="1B171BCF" w:rsidR="00254947" w:rsidRPr="00AD3197" w:rsidRDefault="00867405" w:rsidP="00254947">
      <w:pPr>
        <w:pStyle w:val="Legenda"/>
        <w:keepNext/>
        <w:spacing w:after="0"/>
        <w:jc w:val="left"/>
        <w:rPr>
          <w:rFonts w:eastAsia="Arial"/>
          <w:color w:val="000000" w:themeColor="text1"/>
        </w:rPr>
      </w:pPr>
      <w:r w:rsidRPr="00ED1D88">
        <w:rPr>
          <w:noProof/>
          <w:lang w:eastAsia="pt-BR"/>
        </w:rPr>
        <w:drawing>
          <wp:inline distT="0" distB="0" distL="0" distR="0" wp14:anchorId="6AD169F3" wp14:editId="4F938811">
            <wp:extent cx="2838450" cy="1598070"/>
            <wp:effectExtent l="0" t="0" r="0" b="254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8450" cy="1598070"/>
                    </a:xfrm>
                    <a:prstGeom prst="rect">
                      <a:avLst/>
                    </a:prstGeom>
                  </pic:spPr>
                </pic:pic>
              </a:graphicData>
            </a:graphic>
          </wp:inline>
        </w:drawing>
      </w:r>
      <w:r w:rsidRPr="00AD3197">
        <w:rPr>
          <w:rFonts w:eastAsia="Arial"/>
          <w:color w:val="000000" w:themeColor="text1"/>
        </w:rPr>
        <w:t xml:space="preserve">  </w:t>
      </w:r>
      <w:r w:rsidRPr="00ED1D88">
        <w:rPr>
          <w:noProof/>
          <w:lang w:eastAsia="pt-BR"/>
        </w:rPr>
        <w:drawing>
          <wp:inline distT="0" distB="0" distL="0" distR="0" wp14:anchorId="0D46BB32" wp14:editId="4EDD112A">
            <wp:extent cx="2847341" cy="1607820"/>
            <wp:effectExtent l="0" t="0" r="0" b="0"/>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8029" cy="1608208"/>
                    </a:xfrm>
                    <a:prstGeom prst="rect">
                      <a:avLst/>
                    </a:prstGeom>
                  </pic:spPr>
                </pic:pic>
              </a:graphicData>
            </a:graphic>
          </wp:inline>
        </w:drawing>
      </w:r>
    </w:p>
    <w:p w14:paraId="528E6354" w14:textId="1AFDFF99" w:rsidR="00867405" w:rsidRPr="00ED1D88" w:rsidRDefault="00542178" w:rsidP="00ED1D88">
      <w:pPr>
        <w:pStyle w:val="PargrafodaLista"/>
        <w:numPr>
          <w:ilvl w:val="0"/>
          <w:numId w:val="17"/>
        </w:numPr>
      </w:pPr>
      <w:ins w:id="360" w:author="LEONARDO LIRA" w:date="2020-05-18T20:01:00Z">
        <w:r>
          <w:t>A)</w:t>
        </w:r>
      </w:ins>
      <w:r w:rsidR="00867405" w:rsidRPr="00ED1D88">
        <w:t xml:space="preserve">                                                               B)</w:t>
      </w:r>
    </w:p>
    <w:p w14:paraId="678F2DB4" w14:textId="70915792" w:rsidR="00254947" w:rsidRPr="00AD3197" w:rsidRDefault="00867405">
      <w:pPr>
        <w:pStyle w:val="Legenda"/>
        <w:keepNext/>
        <w:spacing w:after="0"/>
        <w:jc w:val="left"/>
        <w:rPr>
          <w:b w:val="0"/>
          <w:bCs w:val="0"/>
          <w:noProof/>
          <w:color w:val="000000" w:themeColor="text1"/>
          <w:lang w:val="en-US"/>
        </w:rPr>
      </w:pPr>
      <w:r w:rsidRPr="00ED1D88">
        <w:rPr>
          <w:noProof/>
          <w:lang w:eastAsia="pt-BR"/>
        </w:rPr>
        <w:lastRenderedPageBreak/>
        <w:drawing>
          <wp:inline distT="0" distB="0" distL="0" distR="0" wp14:anchorId="13A21DCD" wp14:editId="56E43C0C">
            <wp:extent cx="2807982" cy="1579490"/>
            <wp:effectExtent l="0" t="0" r="0" b="1905"/>
            <wp:docPr id="1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982" cy="1579490"/>
                    </a:xfrm>
                    <a:prstGeom prst="rect">
                      <a:avLst/>
                    </a:prstGeom>
                  </pic:spPr>
                </pic:pic>
              </a:graphicData>
            </a:graphic>
          </wp:inline>
        </w:drawing>
      </w:r>
      <w:r w:rsidRPr="00AD3197">
        <w:rPr>
          <w:b w:val="0"/>
          <w:bCs w:val="0"/>
          <w:noProof/>
          <w:color w:val="000000" w:themeColor="text1"/>
          <w:lang w:val="en-US"/>
        </w:rPr>
        <w:t xml:space="preserve"> </w:t>
      </w:r>
      <w:r w:rsidR="00A33007" w:rsidRPr="00AD3197">
        <w:rPr>
          <w:b w:val="0"/>
          <w:bCs w:val="0"/>
          <w:noProof/>
          <w:color w:val="000000" w:themeColor="text1"/>
          <w:lang w:val="en-US"/>
        </w:rPr>
        <w:t xml:space="preserve"> </w:t>
      </w:r>
      <w:r w:rsidRPr="00ED1D88">
        <w:rPr>
          <w:noProof/>
          <w:lang w:eastAsia="pt-BR"/>
        </w:rPr>
        <w:drawing>
          <wp:inline distT="0" distB="0" distL="0" distR="0" wp14:anchorId="67D67A81" wp14:editId="375D5A9F">
            <wp:extent cx="2810217" cy="1588383"/>
            <wp:effectExtent l="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6">
                      <a:extLst>
                        <a:ext uri="{28A0092B-C50C-407E-A947-70E740481C1C}">
                          <a14:useLocalDpi xmlns:a14="http://schemas.microsoft.com/office/drawing/2010/main" val="0"/>
                        </a:ext>
                      </a:extLst>
                    </a:blip>
                    <a:stretch>
                      <a:fillRect/>
                    </a:stretch>
                  </pic:blipFill>
                  <pic:spPr>
                    <a:xfrm>
                      <a:off x="0" y="0"/>
                      <a:ext cx="2817061" cy="1592252"/>
                    </a:xfrm>
                    <a:prstGeom prst="rect">
                      <a:avLst/>
                    </a:prstGeom>
                  </pic:spPr>
                </pic:pic>
              </a:graphicData>
            </a:graphic>
          </wp:inline>
        </w:drawing>
      </w:r>
    </w:p>
    <w:p w14:paraId="0470AB6C" w14:textId="240B8B8F" w:rsidR="00867405" w:rsidRPr="00AD3197" w:rsidRDefault="00867405">
      <w:pPr>
        <w:ind w:left="2200"/>
        <w:rPr>
          <w:lang w:val="en-US"/>
        </w:rPr>
      </w:pPr>
      <w:r w:rsidRPr="00AD3197">
        <w:rPr>
          <w:lang w:val="en-US"/>
        </w:rPr>
        <w:t>C)                                                               D)</w:t>
      </w:r>
    </w:p>
    <w:p w14:paraId="69F5AD4F" w14:textId="77777777" w:rsidR="006A525E" w:rsidRPr="00AD3197" w:rsidRDefault="006A525E" w:rsidP="00ED1D88">
      <w:pPr>
        <w:ind w:left="2200"/>
        <w:rPr>
          <w:lang w:val="en-US"/>
        </w:rPr>
      </w:pPr>
    </w:p>
    <w:p w14:paraId="7DA277E4" w14:textId="1F23BE9D" w:rsidR="00867405" w:rsidRPr="00ED1D88" w:rsidRDefault="00867405" w:rsidP="00ED1D88">
      <w:pPr>
        <w:rPr>
          <w:lang w:val="en-US"/>
        </w:rPr>
      </w:pPr>
      <w:r w:rsidRPr="00ED1D88">
        <w:rPr>
          <w:rFonts w:eastAsia="Arial"/>
          <w:b/>
          <w:bCs/>
          <w:color w:val="000000" w:themeColor="text1"/>
          <w:sz w:val="20"/>
          <w:szCs w:val="18"/>
          <w:lang w:val="en-US"/>
        </w:rPr>
        <w:t xml:space="preserve">Fonte: </w:t>
      </w:r>
      <w:ins w:id="361" w:author="LEONARDO LIRA" w:date="2020-05-18T20:03:00Z">
        <w:r w:rsidR="00F90282">
          <w:rPr>
            <w:rFonts w:eastAsia="Arial"/>
            <w:b/>
            <w:bCs/>
            <w:color w:val="000000" w:themeColor="text1"/>
            <w:sz w:val="20"/>
            <w:szCs w:val="18"/>
            <w:lang w:val="en-US"/>
          </w:rPr>
          <w:t>Microsoft</w:t>
        </w:r>
      </w:ins>
      <w:del w:id="362" w:author="LEONARDO LIRA" w:date="2020-05-18T20:02:00Z">
        <w:r w:rsidRPr="00ED1D88" w:rsidDel="00F90282">
          <w:rPr>
            <w:rFonts w:eastAsia="Arial"/>
            <w:b/>
            <w:bCs/>
            <w:color w:val="000000" w:themeColor="text1"/>
            <w:sz w:val="20"/>
            <w:szCs w:val="18"/>
            <w:lang w:val="en-US"/>
          </w:rPr>
          <w:delText>Dodge Roll</w:delText>
        </w:r>
      </w:del>
      <w:r w:rsidRPr="00ED1D88">
        <w:rPr>
          <w:rFonts w:eastAsia="Arial"/>
          <w:b/>
          <w:bCs/>
          <w:color w:val="000000" w:themeColor="text1"/>
          <w:sz w:val="20"/>
          <w:szCs w:val="18"/>
          <w:lang w:val="en-US"/>
        </w:rPr>
        <w:t xml:space="preserve">, </w:t>
      </w:r>
      <w:ins w:id="363" w:author="LEONARDO LIRA" w:date="2020-05-18T20:03:00Z">
        <w:r w:rsidR="00F90282">
          <w:rPr>
            <w:rFonts w:eastAsia="Arial"/>
            <w:b/>
            <w:bCs/>
            <w:color w:val="000000" w:themeColor="text1"/>
            <w:sz w:val="20"/>
            <w:szCs w:val="18"/>
            <w:lang w:val="en-US"/>
          </w:rPr>
          <w:t>1999</w:t>
        </w:r>
      </w:ins>
      <w:del w:id="364" w:author="LEONARDO LIRA" w:date="2020-05-18T20:03:00Z">
        <w:r w:rsidRPr="00ED1D88" w:rsidDel="00F90282">
          <w:rPr>
            <w:rFonts w:eastAsia="Arial"/>
            <w:b/>
            <w:bCs/>
            <w:color w:val="000000" w:themeColor="text1"/>
            <w:sz w:val="20"/>
            <w:szCs w:val="18"/>
            <w:lang w:val="en-US"/>
          </w:rPr>
          <w:delText>201</w:delText>
        </w:r>
      </w:del>
      <w:del w:id="365" w:author="LEONARDO LIRA" w:date="2020-05-18T20:02:00Z">
        <w:r w:rsidRPr="00ED1D88" w:rsidDel="00F90282">
          <w:rPr>
            <w:rFonts w:eastAsia="Arial"/>
            <w:b/>
            <w:bCs/>
            <w:color w:val="000000" w:themeColor="text1"/>
            <w:sz w:val="20"/>
            <w:szCs w:val="18"/>
            <w:lang w:val="en-US"/>
          </w:rPr>
          <w:delText>6</w:delText>
        </w:r>
      </w:del>
      <w:r w:rsidRPr="00ED1D88">
        <w:rPr>
          <w:rFonts w:eastAsia="Arial"/>
          <w:b/>
          <w:bCs/>
          <w:color w:val="000000" w:themeColor="text1"/>
          <w:sz w:val="20"/>
          <w:szCs w:val="18"/>
          <w:lang w:val="en-US"/>
        </w:rPr>
        <w:t xml:space="preserve">; </w:t>
      </w:r>
      <w:proofErr w:type="spellStart"/>
      <w:ins w:id="366" w:author="LEONARDO LIRA" w:date="2020-05-18T20:02:00Z">
        <w:r w:rsidR="00F90282">
          <w:rPr>
            <w:rFonts w:eastAsia="Arial"/>
            <w:b/>
            <w:bCs/>
            <w:color w:val="000000" w:themeColor="text1"/>
            <w:sz w:val="20"/>
            <w:szCs w:val="18"/>
            <w:lang w:val="en-US"/>
          </w:rPr>
          <w:t>Numantian</w:t>
        </w:r>
        <w:proofErr w:type="spellEnd"/>
        <w:r w:rsidR="00F90282">
          <w:rPr>
            <w:rFonts w:eastAsia="Arial"/>
            <w:b/>
            <w:bCs/>
            <w:color w:val="000000" w:themeColor="text1"/>
            <w:sz w:val="20"/>
            <w:szCs w:val="18"/>
            <w:lang w:val="en-US"/>
          </w:rPr>
          <w:t xml:space="preserve"> Games</w:t>
        </w:r>
      </w:ins>
      <w:del w:id="367" w:author="LEONARDO LIRA" w:date="2020-05-18T20:02:00Z">
        <w:r w:rsidRPr="00ED1D88" w:rsidDel="00F90282">
          <w:rPr>
            <w:rFonts w:eastAsia="Arial"/>
            <w:b/>
            <w:bCs/>
            <w:color w:val="000000" w:themeColor="text1"/>
            <w:sz w:val="20"/>
            <w:szCs w:val="18"/>
            <w:lang w:val="en-US"/>
          </w:rPr>
          <w:delText>Ether Games</w:delText>
        </w:r>
      </w:del>
      <w:r w:rsidRPr="00ED1D88">
        <w:rPr>
          <w:rFonts w:eastAsia="Arial"/>
          <w:b/>
          <w:bCs/>
          <w:color w:val="000000" w:themeColor="text1"/>
          <w:sz w:val="20"/>
          <w:szCs w:val="18"/>
          <w:lang w:val="en-US"/>
        </w:rPr>
        <w:t>, 201</w:t>
      </w:r>
      <w:del w:id="368" w:author="LEONARDO LIRA" w:date="2020-05-18T20:02:00Z">
        <w:r w:rsidRPr="00ED1D88" w:rsidDel="00F90282">
          <w:rPr>
            <w:rFonts w:eastAsia="Arial"/>
            <w:b/>
            <w:bCs/>
            <w:color w:val="000000" w:themeColor="text1"/>
            <w:sz w:val="20"/>
            <w:szCs w:val="18"/>
            <w:lang w:val="en-US"/>
          </w:rPr>
          <w:delText>8</w:delText>
        </w:r>
      </w:del>
      <w:ins w:id="369" w:author="LEONARDO LIRA" w:date="2020-05-18T20:02:00Z">
        <w:r w:rsidR="00F90282">
          <w:rPr>
            <w:rFonts w:eastAsia="Arial"/>
            <w:b/>
            <w:bCs/>
            <w:color w:val="000000" w:themeColor="text1"/>
            <w:sz w:val="20"/>
            <w:szCs w:val="18"/>
            <w:lang w:val="en-US"/>
          </w:rPr>
          <w:t>7</w:t>
        </w:r>
      </w:ins>
      <w:r w:rsidRPr="00ED1D88">
        <w:rPr>
          <w:rFonts w:eastAsia="Arial"/>
          <w:b/>
          <w:bCs/>
          <w:color w:val="000000" w:themeColor="text1"/>
          <w:sz w:val="20"/>
          <w:szCs w:val="18"/>
          <w:lang w:val="en-US"/>
        </w:rPr>
        <w:t xml:space="preserve">; </w:t>
      </w:r>
      <w:ins w:id="370" w:author="LEONARDO LIRA" w:date="2020-05-18T20:04:00Z">
        <w:r w:rsidR="00F90282" w:rsidRPr="00F90282">
          <w:rPr>
            <w:rFonts w:eastAsia="Arial"/>
            <w:b/>
            <w:bCs/>
            <w:color w:val="000000" w:themeColor="text1"/>
            <w:sz w:val="20"/>
            <w:szCs w:val="18"/>
            <w:lang w:val="en-US"/>
          </w:rPr>
          <w:t>Sierra Entertainment</w:t>
        </w:r>
      </w:ins>
      <w:del w:id="371" w:author="LEONARDO LIRA" w:date="2020-05-18T20:04:00Z">
        <w:r w:rsidRPr="00ED1D88" w:rsidDel="00F90282">
          <w:rPr>
            <w:rFonts w:eastAsia="Arial"/>
            <w:b/>
            <w:bCs/>
            <w:color w:val="000000" w:themeColor="text1"/>
            <w:sz w:val="20"/>
            <w:szCs w:val="18"/>
            <w:lang w:val="en-US"/>
          </w:rPr>
          <w:delText>The Game Bakers</w:delText>
        </w:r>
      </w:del>
      <w:r w:rsidRPr="00ED1D88">
        <w:rPr>
          <w:rFonts w:eastAsia="Arial"/>
          <w:b/>
          <w:bCs/>
          <w:color w:val="000000" w:themeColor="text1"/>
          <w:sz w:val="20"/>
          <w:szCs w:val="18"/>
          <w:lang w:val="en-US"/>
        </w:rPr>
        <w:t xml:space="preserve">, </w:t>
      </w:r>
      <w:r w:rsidRPr="00F90282">
        <w:rPr>
          <w:rFonts w:eastAsia="Arial"/>
          <w:b/>
          <w:bCs/>
          <w:color w:val="000000" w:themeColor="text1"/>
          <w:sz w:val="20"/>
          <w:szCs w:val="18"/>
          <w:u w:val="single"/>
          <w:lang w:val="en-US"/>
          <w:rPrChange w:id="372" w:author="LEONARDO LIRA" w:date="2020-05-18T20:07:00Z">
            <w:rPr>
              <w:rFonts w:eastAsia="Arial"/>
              <w:b/>
              <w:bCs/>
              <w:color w:val="000000" w:themeColor="text1"/>
              <w:sz w:val="20"/>
              <w:szCs w:val="18"/>
              <w:lang w:val="en-US"/>
            </w:rPr>
          </w:rPrChange>
        </w:rPr>
        <w:t>20</w:t>
      </w:r>
      <w:ins w:id="373" w:author="LEONARDO LIRA" w:date="2020-05-18T20:05:00Z">
        <w:r w:rsidR="00F90282" w:rsidRPr="00F90282">
          <w:rPr>
            <w:rFonts w:eastAsia="Arial"/>
            <w:b/>
            <w:bCs/>
            <w:color w:val="000000" w:themeColor="text1"/>
            <w:sz w:val="20"/>
            <w:szCs w:val="18"/>
            <w:u w:val="single"/>
            <w:lang w:val="en-US"/>
            <w:rPrChange w:id="374" w:author="LEONARDO LIRA" w:date="2020-05-18T20:07:00Z">
              <w:rPr>
                <w:rFonts w:eastAsia="Arial"/>
                <w:b/>
                <w:bCs/>
                <w:color w:val="000000" w:themeColor="text1"/>
                <w:sz w:val="20"/>
                <w:szCs w:val="18"/>
                <w:lang w:val="en-US"/>
              </w:rPr>
            </w:rPrChange>
          </w:rPr>
          <w:t>0</w:t>
        </w:r>
      </w:ins>
      <w:r w:rsidRPr="00F90282">
        <w:rPr>
          <w:rFonts w:eastAsia="Arial"/>
          <w:b/>
          <w:bCs/>
          <w:color w:val="000000" w:themeColor="text1"/>
          <w:sz w:val="20"/>
          <w:szCs w:val="18"/>
          <w:u w:val="single"/>
          <w:lang w:val="en-US"/>
          <w:rPrChange w:id="375" w:author="LEONARDO LIRA" w:date="2020-05-18T20:07:00Z">
            <w:rPr>
              <w:rFonts w:eastAsia="Arial"/>
              <w:b/>
              <w:bCs/>
              <w:color w:val="000000" w:themeColor="text1"/>
              <w:sz w:val="20"/>
              <w:szCs w:val="18"/>
              <w:lang w:val="en-US"/>
            </w:rPr>
          </w:rPrChange>
        </w:rPr>
        <w:t>1</w:t>
      </w:r>
      <w:del w:id="376" w:author="LEONARDO LIRA" w:date="2020-05-18T20:05:00Z">
        <w:r w:rsidRPr="00ED1D88" w:rsidDel="00F90282">
          <w:rPr>
            <w:rFonts w:eastAsia="Arial"/>
            <w:b/>
            <w:bCs/>
            <w:color w:val="000000" w:themeColor="text1"/>
            <w:sz w:val="20"/>
            <w:szCs w:val="18"/>
            <w:lang w:val="en-US"/>
          </w:rPr>
          <w:delText>6</w:delText>
        </w:r>
      </w:del>
      <w:r w:rsidRPr="00ED1D88">
        <w:rPr>
          <w:rFonts w:eastAsia="Arial"/>
          <w:b/>
          <w:bCs/>
          <w:color w:val="000000" w:themeColor="text1"/>
          <w:sz w:val="20"/>
          <w:szCs w:val="18"/>
          <w:lang w:val="en-US"/>
        </w:rPr>
        <w:t xml:space="preserve">; </w:t>
      </w:r>
      <w:proofErr w:type="spellStart"/>
      <w:r w:rsidRPr="00ED1D88">
        <w:rPr>
          <w:rFonts w:eastAsia="Arial"/>
          <w:b/>
          <w:bCs/>
          <w:color w:val="000000" w:themeColor="text1"/>
          <w:sz w:val="20"/>
          <w:szCs w:val="18"/>
          <w:lang w:val="en-US"/>
        </w:rPr>
        <w:t>ChillyRoom</w:t>
      </w:r>
      <w:proofErr w:type="spellEnd"/>
      <w:r w:rsidRPr="00ED1D88">
        <w:rPr>
          <w:rFonts w:eastAsia="Arial"/>
          <w:b/>
          <w:bCs/>
          <w:color w:val="000000" w:themeColor="text1"/>
          <w:sz w:val="20"/>
          <w:szCs w:val="18"/>
          <w:lang w:val="en-US"/>
        </w:rPr>
        <w:t>, 2018.</w:t>
      </w:r>
    </w:p>
    <w:p w14:paraId="5319BB2E" w14:textId="77777777" w:rsidR="00254947" w:rsidRPr="00ED1D88" w:rsidRDefault="00254947" w:rsidP="001B6C4D">
      <w:pPr>
        <w:keepNext/>
        <w:keepLines/>
        <w:ind w:firstLine="709"/>
        <w:jc w:val="left"/>
        <w:rPr>
          <w:rFonts w:eastAsia="Arial"/>
          <w:lang w:val="en-US"/>
        </w:rPr>
      </w:pPr>
    </w:p>
    <w:p w14:paraId="21D560AA" w14:textId="2C61F20B" w:rsidR="008868BE" w:rsidRPr="00AD3197" w:rsidRDefault="000C3577" w:rsidP="7C434651">
      <w:pPr>
        <w:rPr>
          <w:rStyle w:val="apple-style-span"/>
          <w:rFonts w:eastAsia="Arial"/>
          <w:color w:val="000000" w:themeColor="text1"/>
        </w:rPr>
      </w:pPr>
      <w:r w:rsidRPr="00ED1D88">
        <w:rPr>
          <w:rStyle w:val="apple-style-span"/>
          <w:color w:val="000000" w:themeColor="text1"/>
          <w:lang w:val="en-US"/>
        </w:rPr>
        <w:tab/>
      </w:r>
      <w:r w:rsidRPr="00AD3197">
        <w:rPr>
          <w:rStyle w:val="apple-style-span"/>
          <w:rFonts w:eastAsia="Arial"/>
          <w:color w:val="000000" w:themeColor="text1"/>
        </w:rPr>
        <w:t xml:space="preserve">As principais características do jogo que </w:t>
      </w:r>
      <w:r w:rsidR="00CC1FC1">
        <w:rPr>
          <w:rStyle w:val="apple-style-span"/>
          <w:rFonts w:eastAsia="Arial"/>
          <w:color w:val="000000" w:themeColor="text1"/>
        </w:rPr>
        <w:t>foi</w:t>
      </w:r>
      <w:r w:rsidRPr="00AD3197">
        <w:rPr>
          <w:rStyle w:val="apple-style-span"/>
          <w:rFonts w:eastAsia="Arial"/>
          <w:color w:val="000000" w:themeColor="text1"/>
        </w:rPr>
        <w:t xml:space="preserve"> desenvolvido são:</w:t>
      </w:r>
    </w:p>
    <w:p w14:paraId="467B5557" w14:textId="77777777" w:rsidR="002D2154" w:rsidRPr="00AD3197" w:rsidRDefault="002D2154" w:rsidP="7C434651">
      <w:pPr>
        <w:rPr>
          <w:rStyle w:val="apple-style-span"/>
          <w:rFonts w:eastAsia="Arial"/>
          <w:color w:val="000000" w:themeColor="text1"/>
        </w:rPr>
      </w:pPr>
    </w:p>
    <w:p w14:paraId="5E3803DE" w14:textId="0F3CFC4E" w:rsidR="001C78EC" w:rsidRPr="00ED1D88" w:rsidDel="00141BBC" w:rsidRDefault="7C434651" w:rsidP="00B776AC">
      <w:pPr>
        <w:pStyle w:val="PargrafodaLista"/>
        <w:numPr>
          <w:ilvl w:val="0"/>
          <w:numId w:val="6"/>
        </w:numPr>
        <w:rPr>
          <w:del w:id="377" w:author="LEONARDO LIRA" w:date="2020-05-31T19:18:00Z"/>
          <w:rStyle w:val="apple-style-span"/>
          <w:rFonts w:eastAsia="Arial"/>
          <w:color w:val="000000" w:themeColor="text1"/>
        </w:rPr>
        <w:pPrChange w:id="378" w:author="LEONARDO LIRA" w:date="2020-05-31T19:18:00Z">
          <w:pPr>
            <w:pStyle w:val="PargrafodaLista"/>
            <w:numPr>
              <w:numId w:val="1"/>
            </w:numPr>
            <w:ind w:left="1080" w:hanging="360"/>
          </w:pPr>
        </w:pPrChange>
      </w:pPr>
      <w:r w:rsidRPr="007D4587">
        <w:rPr>
          <w:rStyle w:val="apple-style-span"/>
          <w:rFonts w:eastAsia="Arial"/>
          <w:color w:val="000000" w:themeColor="text1"/>
        </w:rPr>
        <w:t>Gênero:</w:t>
      </w:r>
      <w:ins w:id="379" w:author="LEONARDO LIRA" w:date="2020-05-31T19:19:00Z">
        <w:r w:rsidR="00141BBC">
          <w:rPr>
            <w:rStyle w:val="apple-style-span"/>
            <w:rFonts w:eastAsia="Arial"/>
            <w:color w:val="000000" w:themeColor="text1"/>
          </w:rPr>
          <w:t xml:space="preserve"> </w:t>
        </w:r>
        <w:r w:rsidR="00141BBC" w:rsidRPr="00141BBC">
          <w:rPr>
            <w:rStyle w:val="apple-style-span"/>
            <w:rFonts w:eastAsia="Arial"/>
            <w:color w:val="000000" w:themeColor="text1"/>
          </w:rPr>
          <w:t xml:space="preserve">RTS ou </w:t>
        </w:r>
        <w:r w:rsidR="00141BBC" w:rsidRPr="00141BBC">
          <w:rPr>
            <w:rStyle w:val="apple-style-span"/>
            <w:rFonts w:eastAsia="Arial"/>
            <w:i/>
            <w:iCs/>
            <w:color w:val="000000" w:themeColor="text1"/>
            <w:rPrChange w:id="380" w:author="LEONARDO LIRA" w:date="2020-05-31T19:19:00Z">
              <w:rPr>
                <w:rStyle w:val="apple-style-span"/>
                <w:rFonts w:eastAsia="Arial"/>
                <w:color w:val="000000" w:themeColor="text1"/>
              </w:rPr>
            </w:rPrChange>
          </w:rPr>
          <w:t xml:space="preserve">Real-time </w:t>
        </w:r>
        <w:proofErr w:type="spellStart"/>
        <w:r w:rsidR="00141BBC" w:rsidRPr="00141BBC">
          <w:rPr>
            <w:rStyle w:val="apple-style-span"/>
            <w:rFonts w:eastAsia="Arial"/>
            <w:i/>
            <w:iCs/>
            <w:color w:val="000000" w:themeColor="text1"/>
            <w:rPrChange w:id="381" w:author="LEONARDO LIRA" w:date="2020-05-31T19:19:00Z">
              <w:rPr>
                <w:rStyle w:val="apple-style-span"/>
                <w:rFonts w:eastAsia="Arial"/>
                <w:color w:val="000000" w:themeColor="text1"/>
              </w:rPr>
            </w:rPrChange>
          </w:rPr>
          <w:t>Strategy</w:t>
        </w:r>
        <w:proofErr w:type="spellEnd"/>
        <w:r w:rsidR="00141BBC" w:rsidRPr="00141BBC">
          <w:rPr>
            <w:rStyle w:val="apple-style-span"/>
            <w:rFonts w:eastAsia="Arial"/>
            <w:color w:val="000000" w:themeColor="text1"/>
          </w:rPr>
          <w:t xml:space="preserve">, onde pode ser considerado um subgênero de jogos de estratégia, ao qual é caracterizado por ter o objetivo de fazer uso de recursos para criar bases e unidades </w:t>
        </w:r>
        <w:proofErr w:type="gramStart"/>
        <w:r w:rsidR="00141BBC" w:rsidRPr="00141BBC">
          <w:rPr>
            <w:rStyle w:val="apple-style-span"/>
            <w:rFonts w:eastAsia="Arial"/>
            <w:color w:val="000000" w:themeColor="text1"/>
          </w:rPr>
          <w:t>afim</w:t>
        </w:r>
        <w:proofErr w:type="gramEnd"/>
        <w:r w:rsidR="00141BBC" w:rsidRPr="00141BBC">
          <w:rPr>
            <w:rStyle w:val="apple-style-span"/>
            <w:rFonts w:eastAsia="Arial"/>
            <w:color w:val="000000" w:themeColor="text1"/>
          </w:rPr>
          <w:t xml:space="preserve"> de derrotar o inimigo.</w:t>
        </w:r>
      </w:ins>
      <w:r w:rsidR="002A6753" w:rsidRPr="007D4587">
        <w:rPr>
          <w:rStyle w:val="apple-style-span"/>
          <w:rFonts w:eastAsia="Arial"/>
          <w:color w:val="000000" w:themeColor="text1"/>
        </w:rPr>
        <w:t xml:space="preserve"> </w:t>
      </w:r>
      <w:del w:id="382" w:author="LEONARDO LIRA" w:date="2020-05-31T19:15:00Z">
        <w:r w:rsidR="002A6753" w:rsidRPr="00141BBC" w:rsidDel="00141BBC">
          <w:rPr>
            <w:rStyle w:val="apple-style-span"/>
            <w:rFonts w:eastAsia="Arial"/>
            <w:i/>
            <w:color w:val="000000" w:themeColor="text1"/>
            <w:rPrChange w:id="383" w:author="LEONARDO LIRA" w:date="2020-05-31T19:18:00Z">
              <w:rPr>
                <w:rStyle w:val="apple-style-span"/>
                <w:rFonts w:eastAsia="Arial"/>
                <w:i/>
                <w:color w:val="000000" w:themeColor="text1"/>
              </w:rPr>
            </w:rPrChange>
          </w:rPr>
          <w:delText>Rogue</w:delText>
        </w:r>
        <w:r w:rsidR="006D0530" w:rsidRPr="00141BBC" w:rsidDel="00141BBC">
          <w:rPr>
            <w:rStyle w:val="apple-style-span"/>
            <w:rFonts w:eastAsia="Arial"/>
            <w:i/>
            <w:color w:val="000000" w:themeColor="text1"/>
            <w:rPrChange w:id="384" w:author="LEONARDO LIRA" w:date="2020-05-31T19:18:00Z">
              <w:rPr>
                <w:rStyle w:val="apple-style-span"/>
                <w:rFonts w:eastAsia="Arial"/>
                <w:i/>
                <w:color w:val="000000" w:themeColor="text1"/>
              </w:rPr>
            </w:rPrChange>
          </w:rPr>
          <w:delText>-</w:delText>
        </w:r>
        <w:r w:rsidR="002A6753" w:rsidRPr="00141BBC" w:rsidDel="00141BBC">
          <w:rPr>
            <w:rStyle w:val="apple-style-span"/>
            <w:rFonts w:eastAsia="Arial"/>
            <w:i/>
            <w:color w:val="000000" w:themeColor="text1"/>
            <w:rPrChange w:id="385" w:author="LEONARDO LIRA" w:date="2020-05-31T19:18:00Z">
              <w:rPr>
                <w:rStyle w:val="apple-style-span"/>
                <w:rFonts w:eastAsia="Arial"/>
                <w:i/>
                <w:color w:val="000000" w:themeColor="text1"/>
              </w:rPr>
            </w:rPrChange>
          </w:rPr>
          <w:delText>lite</w:delText>
        </w:r>
      </w:del>
      <w:del w:id="386" w:author="LEONARDO LIRA" w:date="2020-05-31T19:18:00Z">
        <w:r w:rsidR="002A6753" w:rsidRPr="00141BBC" w:rsidDel="00141BBC">
          <w:rPr>
            <w:rStyle w:val="apple-style-span"/>
            <w:rFonts w:eastAsia="Arial"/>
            <w:color w:val="000000" w:themeColor="text1"/>
            <w:rPrChange w:id="387" w:author="LEONARDO LIRA" w:date="2020-05-31T19:18:00Z">
              <w:rPr>
                <w:rStyle w:val="apple-style-span"/>
                <w:rFonts w:eastAsia="Arial"/>
                <w:color w:val="000000" w:themeColor="text1"/>
              </w:rPr>
            </w:rPrChange>
          </w:rPr>
          <w:delText xml:space="preserve"> é baseado no subgênero </w:delText>
        </w:r>
        <w:r w:rsidR="002A6753" w:rsidRPr="00141BBC" w:rsidDel="00141BBC">
          <w:rPr>
            <w:rStyle w:val="apple-style-span"/>
            <w:rFonts w:eastAsia="Arial"/>
            <w:i/>
            <w:color w:val="000000" w:themeColor="text1"/>
            <w:rPrChange w:id="388" w:author="LEONARDO LIRA" w:date="2020-05-31T19:18:00Z">
              <w:rPr>
                <w:rStyle w:val="apple-style-span"/>
                <w:rFonts w:eastAsia="Arial"/>
                <w:i/>
                <w:color w:val="000000" w:themeColor="text1"/>
              </w:rPr>
            </w:rPrChange>
          </w:rPr>
          <w:delText>rogue</w:delText>
        </w:r>
        <w:r w:rsidR="006D0530" w:rsidRPr="00141BBC" w:rsidDel="00141BBC">
          <w:rPr>
            <w:rStyle w:val="apple-style-span"/>
            <w:rFonts w:eastAsia="Arial"/>
            <w:i/>
            <w:color w:val="000000" w:themeColor="text1"/>
            <w:rPrChange w:id="389" w:author="LEONARDO LIRA" w:date="2020-05-31T19:18:00Z">
              <w:rPr>
                <w:rStyle w:val="apple-style-span"/>
                <w:rFonts w:eastAsia="Arial"/>
                <w:i/>
                <w:color w:val="000000" w:themeColor="text1"/>
              </w:rPr>
            </w:rPrChange>
          </w:rPr>
          <w:delText>-</w:delText>
        </w:r>
        <w:r w:rsidR="002A6753" w:rsidRPr="00141BBC" w:rsidDel="00141BBC">
          <w:rPr>
            <w:rStyle w:val="apple-style-span"/>
            <w:rFonts w:eastAsia="Arial"/>
            <w:i/>
            <w:color w:val="000000" w:themeColor="text1"/>
            <w:rPrChange w:id="390" w:author="LEONARDO LIRA" w:date="2020-05-31T19:18:00Z">
              <w:rPr>
                <w:rStyle w:val="apple-style-span"/>
                <w:rFonts w:eastAsia="Arial"/>
                <w:i/>
                <w:color w:val="000000" w:themeColor="text1"/>
              </w:rPr>
            </w:rPrChange>
          </w:rPr>
          <w:delText>like</w:delText>
        </w:r>
        <w:r w:rsidR="002A6753" w:rsidRPr="00141BBC" w:rsidDel="00141BBC">
          <w:rPr>
            <w:rStyle w:val="apple-style-span"/>
            <w:rFonts w:eastAsia="Arial"/>
            <w:color w:val="000000" w:themeColor="text1"/>
            <w:rPrChange w:id="391" w:author="LEONARDO LIRA" w:date="2020-05-31T19:18:00Z">
              <w:rPr>
                <w:rStyle w:val="apple-style-span"/>
                <w:rFonts w:eastAsia="Arial"/>
                <w:color w:val="000000" w:themeColor="text1"/>
              </w:rPr>
            </w:rPrChange>
          </w:rPr>
          <w:delText xml:space="preserve"> que por sua vez é um subgênero </w:delText>
        </w:r>
        <w:r w:rsidR="002A6753" w:rsidRPr="00141BBC" w:rsidDel="00141BBC">
          <w:rPr>
            <w:color w:val="222222"/>
            <w:shd w:val="clear" w:color="auto" w:fill="FFFFFF"/>
            <w:rPrChange w:id="392" w:author="LEONARDO LIRA" w:date="2020-05-31T19:18:00Z">
              <w:rPr>
                <w:color w:val="222222"/>
                <w:shd w:val="clear" w:color="auto" w:fill="FFFFFF"/>
              </w:rPr>
            </w:rPrChange>
          </w:rPr>
          <w:delText>de jogos RPG, caracterizado pela geração de nível aleatória durante a partida, mapa baseado em ladrilho, e normalmente cenário com narrativa alta fantasia.</w:delText>
        </w:r>
      </w:del>
    </w:p>
    <w:p w14:paraId="3F0C5E56" w14:textId="77777777" w:rsidR="00141BBC" w:rsidRDefault="00141BBC" w:rsidP="00B776AC">
      <w:pPr>
        <w:pStyle w:val="PargrafodaLista"/>
        <w:numPr>
          <w:ilvl w:val="0"/>
          <w:numId w:val="6"/>
        </w:numPr>
        <w:rPr>
          <w:ins w:id="393" w:author="LEONARDO LIRA" w:date="2020-05-31T19:19:00Z"/>
          <w:rStyle w:val="apple-style-span"/>
          <w:color w:val="000000" w:themeColor="text1"/>
        </w:rPr>
      </w:pPr>
    </w:p>
    <w:p w14:paraId="250A561C" w14:textId="23BF9AE4" w:rsidR="000C3577" w:rsidRPr="00141BBC" w:rsidRDefault="7C434651" w:rsidP="00B776AC">
      <w:pPr>
        <w:pStyle w:val="PargrafodaLista"/>
        <w:numPr>
          <w:ilvl w:val="0"/>
          <w:numId w:val="6"/>
        </w:numPr>
        <w:rPr>
          <w:rStyle w:val="apple-style-span"/>
          <w:color w:val="000000" w:themeColor="text1"/>
          <w:rPrChange w:id="394" w:author="LEONARDO LIRA" w:date="2020-05-31T19:18:00Z">
            <w:rPr>
              <w:rStyle w:val="apple-style-span"/>
              <w:color w:val="000000" w:themeColor="text1"/>
            </w:rPr>
          </w:rPrChange>
        </w:rPr>
        <w:pPrChange w:id="395" w:author="LEONARDO LIRA" w:date="2020-05-31T19:18:00Z">
          <w:pPr>
            <w:pStyle w:val="TCC"/>
            <w:numPr>
              <w:numId w:val="6"/>
            </w:numPr>
            <w:ind w:left="1069" w:hanging="360"/>
          </w:pPr>
        </w:pPrChange>
      </w:pPr>
      <w:r w:rsidRPr="007D4587">
        <w:rPr>
          <w:rStyle w:val="apple-style-span"/>
          <w:color w:val="000000" w:themeColor="text1"/>
        </w:rPr>
        <w:t>Plataforma alvo:</w:t>
      </w:r>
      <w:r w:rsidR="004051B6" w:rsidRPr="007D4587">
        <w:rPr>
          <w:rStyle w:val="apple-style-span"/>
          <w:color w:val="000000" w:themeColor="text1"/>
        </w:rPr>
        <w:t xml:space="preserve"> </w:t>
      </w:r>
      <w:ins w:id="396" w:author="LEONARDO LIRA" w:date="2020-05-31T19:26:00Z">
        <w:r w:rsidR="00CD2995" w:rsidRPr="00CD2995">
          <w:rPr>
            <w:rStyle w:val="apple-style-span"/>
            <w:color w:val="000000" w:themeColor="text1"/>
          </w:rPr>
          <w:t xml:space="preserve">O jogo tem como alvo o lançamento para computadores, onde se encontra a maioria dos jogos de sucesso do mesmo </w:t>
        </w:r>
        <w:r w:rsidR="00CD2995" w:rsidRPr="00CD2995">
          <w:rPr>
            <w:rStyle w:val="apple-style-span"/>
            <w:color w:val="000000" w:themeColor="text1"/>
          </w:rPr>
          <w:t>gênero</w:t>
        </w:r>
        <w:r w:rsidR="00CD2995" w:rsidRPr="00CD2995">
          <w:rPr>
            <w:rStyle w:val="apple-style-span"/>
            <w:color w:val="000000" w:themeColor="text1"/>
          </w:rPr>
          <w:t xml:space="preserve">, além da facilidade para desenvolvedores </w:t>
        </w:r>
        <w:r w:rsidR="00CD2995" w:rsidRPr="00CD2995">
          <w:rPr>
            <w:rStyle w:val="apple-style-span"/>
            <w:i/>
            <w:iCs/>
            <w:color w:val="000000" w:themeColor="text1"/>
            <w:rPrChange w:id="397" w:author="LEONARDO LIRA" w:date="2020-05-31T19:26:00Z">
              <w:rPr>
                <w:rStyle w:val="apple-style-span"/>
                <w:color w:val="000000" w:themeColor="text1"/>
              </w:rPr>
            </w:rPrChange>
          </w:rPr>
          <w:t>indies</w:t>
        </w:r>
        <w:r w:rsidR="00CD2995" w:rsidRPr="00CD2995">
          <w:rPr>
            <w:rStyle w:val="apple-style-span"/>
            <w:color w:val="000000" w:themeColor="text1"/>
          </w:rPr>
          <w:t xml:space="preserve">, devido a seu </w:t>
        </w:r>
        <w:r w:rsidR="00CD2995" w:rsidRPr="00CD2995">
          <w:rPr>
            <w:rStyle w:val="apple-style-span"/>
            <w:color w:val="000000" w:themeColor="text1"/>
          </w:rPr>
          <w:t>fá</w:t>
        </w:r>
        <w:r w:rsidR="00CD2995">
          <w:rPr>
            <w:rStyle w:val="apple-style-span"/>
            <w:color w:val="000000" w:themeColor="text1"/>
          </w:rPr>
          <w:t>cil</w:t>
        </w:r>
        <w:r w:rsidR="00CD2995" w:rsidRPr="00CD2995">
          <w:rPr>
            <w:rStyle w:val="apple-style-span"/>
            <w:color w:val="000000" w:themeColor="text1"/>
          </w:rPr>
          <w:t xml:space="preserve"> acesso.</w:t>
        </w:r>
      </w:ins>
      <w:del w:id="398" w:author="LEONARDO LIRA" w:date="2020-05-31T19:26:00Z">
        <w:r w:rsidR="00DD2CCF" w:rsidRPr="00141BBC" w:rsidDel="00CD2995">
          <w:rPr>
            <w:rStyle w:val="apple-style-span"/>
            <w:color w:val="000000" w:themeColor="text1"/>
            <w:rPrChange w:id="399" w:author="LEONARDO LIRA" w:date="2020-05-31T19:18:00Z">
              <w:rPr>
                <w:rStyle w:val="apple-style-span"/>
                <w:color w:val="000000" w:themeColor="text1"/>
              </w:rPr>
            </w:rPrChange>
          </w:rPr>
          <w:delText>Baseado na pesquisa r</w:delText>
        </w:r>
        <w:r w:rsidR="004051B6" w:rsidRPr="00141BBC" w:rsidDel="00CD2995">
          <w:rPr>
            <w:rStyle w:val="apple-style-span"/>
            <w:color w:val="000000" w:themeColor="text1"/>
            <w:rPrChange w:id="400" w:author="LEONARDO LIRA" w:date="2020-05-31T19:18:00Z">
              <w:rPr>
                <w:rStyle w:val="apple-style-span"/>
                <w:color w:val="000000" w:themeColor="text1"/>
              </w:rPr>
            </w:rPrChange>
          </w:rPr>
          <w:delText>ealizad</w:delText>
        </w:r>
        <w:r w:rsidR="00DD2CCF" w:rsidRPr="00141BBC" w:rsidDel="00CD2995">
          <w:rPr>
            <w:rStyle w:val="apple-style-span"/>
            <w:color w:val="000000" w:themeColor="text1"/>
            <w:rPrChange w:id="401" w:author="LEONARDO LIRA" w:date="2020-05-31T19:18:00Z">
              <w:rPr>
                <w:rStyle w:val="apple-style-span"/>
                <w:color w:val="000000" w:themeColor="text1"/>
              </w:rPr>
            </w:rPrChange>
          </w:rPr>
          <w:delText>a</w:delText>
        </w:r>
        <w:r w:rsidR="004051B6" w:rsidRPr="00141BBC" w:rsidDel="00CD2995">
          <w:rPr>
            <w:rStyle w:val="apple-style-span"/>
            <w:color w:val="000000" w:themeColor="text1"/>
            <w:rPrChange w:id="402" w:author="LEONARDO LIRA" w:date="2020-05-31T19:18:00Z">
              <w:rPr>
                <w:rStyle w:val="apple-style-span"/>
                <w:color w:val="000000" w:themeColor="text1"/>
              </w:rPr>
            </w:rPrChange>
          </w:rPr>
          <w:delText xml:space="preserve"> em agosto de 2018, </w:delText>
        </w:r>
        <w:r w:rsidR="00417FC6" w:rsidRPr="00141BBC" w:rsidDel="00CD2995">
          <w:rPr>
            <w:rStyle w:val="apple-style-span"/>
            <w:color w:val="000000" w:themeColor="text1"/>
            <w:rPrChange w:id="403" w:author="LEONARDO LIRA" w:date="2020-05-31T19:18:00Z">
              <w:rPr>
                <w:rStyle w:val="apple-style-span"/>
                <w:color w:val="000000" w:themeColor="text1"/>
              </w:rPr>
            </w:rPrChange>
          </w:rPr>
          <w:delText>2.211 jogadores</w:delText>
        </w:r>
        <w:r w:rsidR="002723E9" w:rsidRPr="00141BBC" w:rsidDel="00CD2995">
          <w:rPr>
            <w:rStyle w:val="apple-style-span"/>
            <w:color w:val="000000" w:themeColor="text1"/>
            <w:rPrChange w:id="404" w:author="LEONARDO LIRA" w:date="2020-05-31T19:18:00Z">
              <w:rPr>
                <w:rStyle w:val="apple-style-span"/>
                <w:color w:val="000000" w:themeColor="text1"/>
              </w:rPr>
            </w:rPrChange>
          </w:rPr>
          <w:delText xml:space="preserve"> latino americanos</w:delText>
        </w:r>
        <w:r w:rsidR="00DD2CCF" w:rsidRPr="00141BBC" w:rsidDel="00CD2995">
          <w:rPr>
            <w:rStyle w:val="apple-style-span"/>
            <w:color w:val="000000" w:themeColor="text1"/>
            <w:rPrChange w:id="405" w:author="LEONARDO LIRA" w:date="2020-05-31T19:18:00Z">
              <w:rPr>
                <w:rStyle w:val="apple-style-span"/>
                <w:color w:val="000000" w:themeColor="text1"/>
              </w:rPr>
            </w:rPrChange>
          </w:rPr>
          <w:delText xml:space="preserve"> foram entrevistados</w:delText>
        </w:r>
        <w:r w:rsidR="00417FC6" w:rsidRPr="00141BBC" w:rsidDel="00CD2995">
          <w:rPr>
            <w:rStyle w:val="apple-style-span"/>
            <w:color w:val="000000" w:themeColor="text1"/>
            <w:rPrChange w:id="406" w:author="LEONARDO LIRA" w:date="2020-05-31T19:18:00Z">
              <w:rPr>
                <w:rStyle w:val="apple-style-span"/>
                <w:color w:val="000000" w:themeColor="text1"/>
              </w:rPr>
            </w:rPrChange>
          </w:rPr>
          <w:delText xml:space="preserve">, </w:delText>
        </w:r>
        <w:r w:rsidR="00700C82" w:rsidRPr="00141BBC" w:rsidDel="00CD2995">
          <w:rPr>
            <w:rStyle w:val="apple-style-span"/>
            <w:color w:val="000000" w:themeColor="text1"/>
            <w:rPrChange w:id="407" w:author="LEONARDO LIRA" w:date="2020-05-31T19:18:00Z">
              <w:rPr>
                <w:rStyle w:val="apple-style-span"/>
                <w:color w:val="000000" w:themeColor="text1"/>
              </w:rPr>
            </w:rPrChange>
          </w:rPr>
          <w:delText xml:space="preserve">dentre eles </w:delText>
        </w:r>
        <w:r w:rsidR="00417FC6" w:rsidRPr="00141BBC" w:rsidDel="00CD2995">
          <w:rPr>
            <w:rStyle w:val="apple-style-span"/>
            <w:color w:val="000000" w:themeColor="text1"/>
            <w:rPrChange w:id="408" w:author="LEONARDO LIRA" w:date="2020-05-31T19:18:00Z">
              <w:rPr>
                <w:rStyle w:val="apple-style-span"/>
                <w:color w:val="000000" w:themeColor="text1"/>
              </w:rPr>
            </w:rPrChange>
          </w:rPr>
          <w:delText>63% deles jogam no computador</w:delText>
        </w:r>
        <w:r w:rsidR="002723E9" w:rsidRPr="00141BBC" w:rsidDel="00CD2995">
          <w:rPr>
            <w:rStyle w:val="apple-style-span"/>
            <w:color w:val="000000" w:themeColor="text1"/>
            <w:rPrChange w:id="409" w:author="LEONARDO LIRA" w:date="2020-05-31T19:18:00Z">
              <w:rPr>
                <w:rStyle w:val="apple-style-span"/>
                <w:color w:val="000000" w:themeColor="text1"/>
              </w:rPr>
            </w:rPrChange>
          </w:rPr>
          <w:delText xml:space="preserve">. O que torna uma plataforma </w:delText>
        </w:r>
        <w:r w:rsidR="0055583C" w:rsidRPr="00141BBC" w:rsidDel="00CD2995">
          <w:rPr>
            <w:rStyle w:val="apple-style-span"/>
            <w:color w:val="000000" w:themeColor="text1"/>
            <w:rPrChange w:id="410" w:author="LEONARDO LIRA" w:date="2020-05-31T19:18:00Z">
              <w:rPr>
                <w:rStyle w:val="apple-style-span"/>
                <w:color w:val="000000" w:themeColor="text1"/>
              </w:rPr>
            </w:rPrChange>
          </w:rPr>
          <w:delText>viável para desenvolvedores indies.</w:delText>
        </w:r>
      </w:del>
    </w:p>
    <w:p w14:paraId="18963C14" w14:textId="38B56054" w:rsidR="000C3577" w:rsidRPr="00ED1D88" w:rsidRDefault="7C434651" w:rsidP="7C434651">
      <w:pPr>
        <w:pStyle w:val="PargrafodaLista"/>
        <w:numPr>
          <w:ilvl w:val="0"/>
          <w:numId w:val="1"/>
        </w:numPr>
        <w:rPr>
          <w:rStyle w:val="apple-style-span"/>
          <w:color w:val="000000" w:themeColor="text1"/>
        </w:rPr>
      </w:pPr>
      <w:r w:rsidRPr="00ED1D88">
        <w:rPr>
          <w:rStyle w:val="apple-style-span"/>
          <w:rFonts w:eastAsia="Arial"/>
          <w:color w:val="000000" w:themeColor="text1"/>
        </w:rPr>
        <w:t>Direcionamento artístico:</w:t>
      </w:r>
      <w:r w:rsidR="0060309C" w:rsidRPr="00ED1D88">
        <w:rPr>
          <w:rStyle w:val="apple-style-span"/>
          <w:rFonts w:eastAsia="Arial"/>
          <w:color w:val="000000" w:themeColor="text1"/>
        </w:rPr>
        <w:t xml:space="preserve"> Mantendo o padrão dos jogos </w:t>
      </w:r>
      <w:r w:rsidR="0060309C" w:rsidRPr="00ED1D88">
        <w:rPr>
          <w:rStyle w:val="apple-style-span"/>
          <w:rFonts w:eastAsia="Arial"/>
          <w:i/>
          <w:color w:val="000000" w:themeColor="text1"/>
        </w:rPr>
        <w:t>rogue-like</w:t>
      </w:r>
      <w:r w:rsidR="0060309C" w:rsidRPr="00ED1D88">
        <w:rPr>
          <w:rStyle w:val="apple-style-span"/>
          <w:rFonts w:eastAsia="Arial"/>
          <w:color w:val="000000" w:themeColor="text1"/>
        </w:rPr>
        <w:t xml:space="preserve">, ANTHILL CONQUER possui </w:t>
      </w:r>
      <w:r w:rsidR="00C9550C" w:rsidRPr="00ED1D88">
        <w:rPr>
          <w:rStyle w:val="apple-style-span"/>
          <w:rFonts w:eastAsia="Arial"/>
          <w:color w:val="000000" w:themeColor="text1"/>
        </w:rPr>
        <w:t xml:space="preserve">o estilo </w:t>
      </w:r>
      <w:proofErr w:type="spellStart"/>
      <w:r w:rsidR="00C9550C" w:rsidRPr="00ED1D88">
        <w:rPr>
          <w:rStyle w:val="apple-style-span"/>
          <w:rFonts w:eastAsia="Arial"/>
          <w:color w:val="000000" w:themeColor="text1"/>
        </w:rPr>
        <w:t>artistísco</w:t>
      </w:r>
      <w:proofErr w:type="spellEnd"/>
      <w:r w:rsidR="00C9550C" w:rsidRPr="00ED1D88">
        <w:rPr>
          <w:rStyle w:val="apple-style-span"/>
          <w:rFonts w:eastAsia="Arial"/>
          <w:color w:val="000000" w:themeColor="text1"/>
        </w:rPr>
        <w:t xml:space="preserve"> baseado no pixel </w:t>
      </w:r>
      <w:proofErr w:type="spellStart"/>
      <w:r w:rsidR="00C9550C" w:rsidRPr="00ED1D88">
        <w:rPr>
          <w:rStyle w:val="apple-style-span"/>
          <w:rFonts w:eastAsia="Arial"/>
          <w:color w:val="000000" w:themeColor="text1"/>
        </w:rPr>
        <w:t>art</w:t>
      </w:r>
      <w:proofErr w:type="spellEnd"/>
      <w:r w:rsidR="00C9550C" w:rsidRPr="00ED1D88">
        <w:rPr>
          <w:rStyle w:val="apple-style-span"/>
          <w:rFonts w:eastAsia="Arial"/>
          <w:color w:val="000000" w:themeColor="text1"/>
        </w:rPr>
        <w:t xml:space="preserve">, totalmente inspirado no universo dos animais, tendo formigas, </w:t>
      </w:r>
      <w:r w:rsidR="00D90CBE" w:rsidRPr="00AD3197">
        <w:rPr>
          <w:rStyle w:val="apple-style-span"/>
          <w:rFonts w:eastAsia="Arial"/>
          <w:color w:val="000000" w:themeColor="text1"/>
        </w:rPr>
        <w:t>lagartas</w:t>
      </w:r>
      <w:r w:rsidR="00C9550C" w:rsidRPr="00ED1D88">
        <w:rPr>
          <w:rStyle w:val="apple-style-span"/>
          <w:rFonts w:eastAsia="Arial"/>
          <w:color w:val="000000" w:themeColor="text1"/>
        </w:rPr>
        <w:t xml:space="preserve"> e outros animais incorporados ao jogo.</w:t>
      </w:r>
    </w:p>
    <w:p w14:paraId="408CF091" w14:textId="1F7F8A0B" w:rsidR="00EE5756" w:rsidRPr="00ED1D88" w:rsidDel="00CD2995" w:rsidRDefault="7C434651" w:rsidP="001A758E">
      <w:pPr>
        <w:pStyle w:val="PargrafodaLista"/>
        <w:numPr>
          <w:ilvl w:val="0"/>
          <w:numId w:val="1"/>
        </w:numPr>
        <w:ind w:left="1069"/>
        <w:rPr>
          <w:del w:id="411" w:author="LEONARDO LIRA" w:date="2020-05-31T19:26:00Z"/>
        </w:rPr>
        <w:pPrChange w:id="412" w:author="LEONARDO LIRA" w:date="2020-05-31T19:26:00Z">
          <w:pPr>
            <w:pStyle w:val="PargrafodaLista"/>
            <w:numPr>
              <w:numId w:val="1"/>
            </w:numPr>
            <w:ind w:left="1080" w:hanging="360"/>
          </w:pPr>
        </w:pPrChange>
      </w:pPr>
      <w:r w:rsidRPr="007D4587">
        <w:rPr>
          <w:rStyle w:val="apple-style-span"/>
          <w:rFonts w:eastAsia="Arial"/>
          <w:color w:val="000000" w:themeColor="text1"/>
        </w:rPr>
        <w:t>Público alvo:</w:t>
      </w:r>
      <w:r w:rsidR="0092200D" w:rsidRPr="007D4587">
        <w:rPr>
          <w:rStyle w:val="apple-style-span"/>
          <w:rFonts w:eastAsia="Arial"/>
          <w:color w:val="000000" w:themeColor="text1"/>
        </w:rPr>
        <w:t xml:space="preserve"> </w:t>
      </w:r>
      <w:ins w:id="413" w:author="LEONARDO LIRA" w:date="2020-05-31T19:38:00Z">
        <w:r w:rsidR="007D4587" w:rsidRPr="007D4587">
          <w:rPr>
            <w:rStyle w:val="apple-style-span"/>
            <w:rFonts w:eastAsia="Arial"/>
            <w:color w:val="000000" w:themeColor="text1"/>
          </w:rPr>
          <w:t>Jovens e adultos, acima dos 10 anos, com interesse por jogos de RTS, estratégia e também aficionados por jogos indies</w:t>
        </w:r>
      </w:ins>
      <w:del w:id="414" w:author="LEONARDO LIRA" w:date="2020-05-31T19:38:00Z">
        <w:r w:rsidRPr="00ED1D88" w:rsidDel="007D4587">
          <w:delText>Jovens acima de 10 anos, que buscam por um jogo rápido, co</w:delText>
        </w:r>
        <w:r w:rsidR="0092200D" w:rsidRPr="00ED1D88" w:rsidDel="007D4587">
          <w:delText>mpetitivo</w:delText>
        </w:r>
        <w:r w:rsidRPr="00ED1D88" w:rsidDel="007D4587">
          <w:delText xml:space="preserve"> com elementos de rogue-like.</w:delText>
        </w:r>
      </w:del>
    </w:p>
    <w:p w14:paraId="79F5BFF1" w14:textId="77777777" w:rsidR="00EE5756" w:rsidRPr="007D4587" w:rsidRDefault="00EE5756" w:rsidP="001A758E">
      <w:pPr>
        <w:pStyle w:val="PargrafodaLista"/>
        <w:numPr>
          <w:ilvl w:val="0"/>
          <w:numId w:val="1"/>
        </w:numPr>
        <w:ind w:left="1069"/>
        <w:rPr>
          <w:rStyle w:val="apple-style-span"/>
          <w:rFonts w:eastAsia="Arial"/>
          <w:color w:val="000000" w:themeColor="text1"/>
          <w:lang w:val="pt-PT"/>
        </w:rPr>
        <w:pPrChange w:id="415" w:author="LEONARDO LIRA" w:date="2020-05-31T19:26:00Z">
          <w:pPr>
            <w:pStyle w:val="PargrafodaLista"/>
            <w:ind w:left="1069"/>
          </w:pPr>
        </w:pPrChange>
      </w:pPr>
    </w:p>
    <w:p w14:paraId="75961142" w14:textId="4F0159EC" w:rsidR="00EE5756" w:rsidRPr="00ED1D88" w:rsidRDefault="7C434651" w:rsidP="00ED1D88">
      <w:pPr>
        <w:pStyle w:val="PargrafodaLista"/>
        <w:numPr>
          <w:ilvl w:val="0"/>
          <w:numId w:val="1"/>
        </w:numPr>
      </w:pPr>
      <w:r w:rsidRPr="00AD3197">
        <w:rPr>
          <w:rStyle w:val="apple-style-span"/>
          <w:rFonts w:eastAsia="Arial"/>
          <w:color w:val="000000" w:themeColor="text1"/>
        </w:rPr>
        <w:t>Classificação ESRB:</w:t>
      </w:r>
      <w:r w:rsidR="00BA5186" w:rsidRPr="00ED1D88">
        <w:t xml:space="preserve"> </w:t>
      </w:r>
      <w:r w:rsidRPr="00ED1D88">
        <w:t xml:space="preserve">Classificação ESBR: </w:t>
      </w:r>
      <w:proofErr w:type="spellStart"/>
      <w:r w:rsidRPr="00ED1D88">
        <w:rPr>
          <w:i/>
          <w:iCs/>
        </w:rPr>
        <w:t>Everyone</w:t>
      </w:r>
      <w:proofErr w:type="spellEnd"/>
      <w:r w:rsidRPr="00ED1D88">
        <w:t xml:space="preserve"> (Maiores de 10 anos), contém conteúdo considerado impróprio para menores de 10 anos. Títulos nesta categoria podem conter violência animada ou fantasiosa moderada, linguagem agressiva leve, sangue animado e/ou mínimos temas sugestivos.</w:t>
      </w:r>
    </w:p>
    <w:p w14:paraId="1920F5AF" w14:textId="77777777" w:rsidR="00EE5756" w:rsidRPr="00ED1D88" w:rsidRDefault="00EE5756" w:rsidP="7C434651">
      <w:pPr>
        <w:pStyle w:val="PargrafodaLista"/>
        <w:ind w:left="1069"/>
        <w:rPr>
          <w:rStyle w:val="apple-style-span"/>
          <w:rFonts w:eastAsia="Arial"/>
          <w:color w:val="000000" w:themeColor="text1"/>
          <w:lang w:val="pt-PT"/>
        </w:rPr>
      </w:pPr>
    </w:p>
    <w:p w14:paraId="5DFDE2BB" w14:textId="4D7336A1" w:rsidR="007D4587" w:rsidRPr="00AD3197" w:rsidDel="007D4587" w:rsidRDefault="007D4587" w:rsidP="007D4587">
      <w:pPr>
        <w:spacing w:line="240" w:lineRule="auto"/>
        <w:ind w:left="709"/>
        <w:jc w:val="left"/>
        <w:rPr>
          <w:del w:id="416" w:author="LEONARDO LIRA" w:date="2020-05-31T19:34:00Z"/>
          <w:rFonts w:eastAsia="Arial"/>
          <w:b/>
          <w:bCs/>
          <w:color w:val="000000" w:themeColor="text1"/>
          <w:sz w:val="20"/>
          <w:szCs w:val="20"/>
          <w:lang w:eastAsia="ar-SA"/>
        </w:rPr>
        <w:pPrChange w:id="417" w:author="LEONARDO LIRA" w:date="2020-05-31T19:34:00Z">
          <w:pPr>
            <w:suppressAutoHyphens/>
            <w:spacing w:line="240" w:lineRule="auto"/>
            <w:jc w:val="left"/>
          </w:pPr>
        </w:pPrChange>
      </w:pPr>
      <w:ins w:id="418" w:author="LEONARDO LIRA" w:date="2020-05-31T19:34:00Z">
        <w:r>
          <w:rPr>
            <w:rFonts w:eastAsia="Arial"/>
            <w:b/>
            <w:bCs/>
            <w:color w:val="000000" w:themeColor="text1"/>
            <w:sz w:val="20"/>
            <w:szCs w:val="20"/>
            <w:lang w:eastAsia="ar-SA"/>
          </w:rPr>
          <w:br w:type="page"/>
        </w:r>
      </w:ins>
    </w:p>
    <w:p w14:paraId="0448C6B9" w14:textId="77777777" w:rsidR="00C518D5" w:rsidRPr="00451BCC" w:rsidDel="007D4587" w:rsidRDefault="00C518D5" w:rsidP="007D4587">
      <w:pPr>
        <w:ind w:left="709"/>
        <w:rPr>
          <w:del w:id="419" w:author="LEONARDO LIRA" w:date="2020-05-31T19:34:00Z"/>
          <w:rFonts w:eastAsia="Arial"/>
          <w:b/>
          <w:bCs/>
          <w:color w:val="000000" w:themeColor="text1"/>
          <w:sz w:val="20"/>
          <w:szCs w:val="20"/>
          <w:lang w:eastAsia="ar-SA"/>
        </w:rPr>
        <w:pPrChange w:id="420" w:author="LEONARDO LIRA" w:date="2020-05-31T19:34:00Z">
          <w:pPr>
            <w:suppressAutoHyphens/>
            <w:spacing w:line="240" w:lineRule="auto"/>
            <w:jc w:val="left"/>
          </w:pPr>
        </w:pPrChange>
      </w:pPr>
    </w:p>
    <w:p w14:paraId="1A688A98" w14:textId="77777777" w:rsidR="002B7F5D" w:rsidRPr="00AD3197" w:rsidRDefault="7C434651" w:rsidP="007D4587">
      <w:pPr>
        <w:ind w:left="709"/>
        <w:pPrChange w:id="421" w:author="LEONARDO LIRA" w:date="2020-05-31T19:34:00Z">
          <w:pPr>
            <w:pStyle w:val="TCC"/>
          </w:pPr>
        </w:pPrChange>
      </w:pPr>
      <w:r w:rsidRPr="00AD3197">
        <w:t>Para o desenvolvimento do projeto foram utilizadas as seguintes ferramentas:</w:t>
      </w:r>
    </w:p>
    <w:p w14:paraId="3799B5F2" w14:textId="77777777" w:rsidR="002B7F5D" w:rsidRPr="00AD3197" w:rsidRDefault="7C434651" w:rsidP="7C434651">
      <w:pPr>
        <w:pStyle w:val="TCC"/>
        <w:rPr>
          <w:lang w:val="pt-BR"/>
        </w:rPr>
      </w:pPr>
      <w:r w:rsidRPr="00AD3197">
        <w:rPr>
          <w:lang w:val="pt-BR"/>
        </w:rPr>
        <w:t>Unity3D: uma plataforma gratuita de desenvolvimento de jogos digitais, tanto 2D quanto 3D.</w:t>
      </w:r>
    </w:p>
    <w:p w14:paraId="1EE5DEC1" w14:textId="3DDFBC04" w:rsidR="002B7F5D" w:rsidRDefault="7C434651" w:rsidP="7C434651">
      <w:pPr>
        <w:pStyle w:val="TCC"/>
        <w:rPr>
          <w:ins w:id="422" w:author="LEONARDO LIRA" w:date="2020-05-18T19:39:00Z"/>
          <w:lang w:val="pt-BR"/>
        </w:rPr>
      </w:pPr>
      <w:del w:id="423" w:author="LEONARDO LIRA" w:date="2020-05-18T19:29:00Z">
        <w:r w:rsidRPr="00AD3197" w:rsidDel="002539B6">
          <w:rPr>
            <w:lang w:val="pt-BR"/>
          </w:rPr>
          <w:delText>Photoshop</w:delText>
        </w:r>
      </w:del>
      <w:proofErr w:type="spellStart"/>
      <w:ins w:id="424" w:author="LEONARDO LIRA" w:date="2020-05-18T19:29:00Z">
        <w:r w:rsidR="002539B6">
          <w:rPr>
            <w:lang w:val="pt-BR"/>
          </w:rPr>
          <w:t>Affinity</w:t>
        </w:r>
        <w:proofErr w:type="spellEnd"/>
        <w:r w:rsidR="002539B6">
          <w:rPr>
            <w:lang w:val="pt-BR"/>
          </w:rPr>
          <w:t xml:space="preserve"> Designer</w:t>
        </w:r>
      </w:ins>
      <w:r w:rsidRPr="00AD3197">
        <w:rPr>
          <w:lang w:val="pt-BR"/>
        </w:rPr>
        <w:t>: um programa de edição de imagens bidimensionais como: ilustrações, web design e fotografia.</w:t>
      </w:r>
    </w:p>
    <w:p w14:paraId="4B3CCDC1" w14:textId="1EE43B5F" w:rsidR="008D0AEA" w:rsidRDefault="008D0AEA" w:rsidP="7C434651">
      <w:pPr>
        <w:pStyle w:val="TCC"/>
        <w:rPr>
          <w:ins w:id="425" w:author="LEONARDO LIRA" w:date="2020-05-18T19:39:00Z"/>
          <w:lang w:val="pt-BR"/>
        </w:rPr>
      </w:pPr>
      <w:proofErr w:type="spellStart"/>
      <w:ins w:id="426" w:author="LEONARDO LIRA" w:date="2020-05-18T19:39:00Z">
        <w:r>
          <w:rPr>
            <w:lang w:val="pt-BR"/>
          </w:rPr>
          <w:t>Affinity</w:t>
        </w:r>
        <w:proofErr w:type="spellEnd"/>
        <w:r>
          <w:rPr>
            <w:lang w:val="pt-BR"/>
          </w:rPr>
          <w:t xml:space="preserve"> </w:t>
        </w:r>
        <w:proofErr w:type="spellStart"/>
        <w:r>
          <w:rPr>
            <w:lang w:val="pt-BR"/>
          </w:rPr>
          <w:t>Photo</w:t>
        </w:r>
        <w:proofErr w:type="spellEnd"/>
        <w:r>
          <w:rPr>
            <w:lang w:val="pt-BR"/>
          </w:rPr>
          <w:t>:</w:t>
        </w:r>
      </w:ins>
    </w:p>
    <w:p w14:paraId="34C65E8A" w14:textId="148E0B20" w:rsidR="008D0AEA" w:rsidRDefault="008D0AEA" w:rsidP="7C434651">
      <w:pPr>
        <w:pStyle w:val="TCC"/>
        <w:rPr>
          <w:ins w:id="427" w:author="LEONARDO LIRA" w:date="2020-05-18T19:39:00Z"/>
          <w:lang w:val="pt-BR"/>
        </w:rPr>
      </w:pPr>
      <w:proofErr w:type="spellStart"/>
      <w:ins w:id="428" w:author="LEONARDO LIRA" w:date="2020-05-18T19:39:00Z">
        <w:r>
          <w:rPr>
            <w:lang w:val="pt-BR"/>
          </w:rPr>
          <w:t>Zbrush</w:t>
        </w:r>
        <w:proofErr w:type="spellEnd"/>
        <w:r>
          <w:rPr>
            <w:lang w:val="pt-BR"/>
          </w:rPr>
          <w:t>:</w:t>
        </w:r>
      </w:ins>
    </w:p>
    <w:p w14:paraId="284D7CD4" w14:textId="0E400633" w:rsidR="008D0AEA" w:rsidRDefault="008D0AEA" w:rsidP="7C434651">
      <w:pPr>
        <w:pStyle w:val="TCC"/>
        <w:rPr>
          <w:ins w:id="429" w:author="LEONARDO LIRA" w:date="2020-05-18T19:39:00Z"/>
          <w:lang w:val="pt-BR"/>
        </w:rPr>
      </w:pPr>
      <w:ins w:id="430" w:author="LEONARDO LIRA" w:date="2020-05-18T19:39:00Z">
        <w:r>
          <w:rPr>
            <w:lang w:val="pt-BR"/>
          </w:rPr>
          <w:t>Blender:</w:t>
        </w:r>
      </w:ins>
    </w:p>
    <w:p w14:paraId="493A888D" w14:textId="265522A0" w:rsidR="008D0AEA" w:rsidRPr="008D0AEA" w:rsidRDefault="008D0AEA" w:rsidP="7C434651">
      <w:pPr>
        <w:pStyle w:val="TCC"/>
        <w:rPr>
          <w:u w:val="single"/>
          <w:lang w:val="pt-BR"/>
          <w:rPrChange w:id="431" w:author="LEONARDO LIRA" w:date="2020-05-18T19:40:00Z">
            <w:rPr>
              <w:lang w:val="pt-BR"/>
            </w:rPr>
          </w:rPrChange>
        </w:rPr>
      </w:pPr>
      <w:proofErr w:type="spellStart"/>
      <w:ins w:id="432" w:author="LEONARDO LIRA" w:date="2020-05-18T19:39:00Z">
        <w:r>
          <w:rPr>
            <w:lang w:val="pt-BR"/>
          </w:rPr>
          <w:t>Su</w:t>
        </w:r>
      </w:ins>
      <w:ins w:id="433" w:author="LEONARDO LIRA" w:date="2020-05-18T19:40:00Z">
        <w:r>
          <w:rPr>
            <w:lang w:val="pt-BR"/>
          </w:rPr>
          <w:t>bstance</w:t>
        </w:r>
        <w:proofErr w:type="spellEnd"/>
        <w:r>
          <w:rPr>
            <w:lang w:val="pt-BR"/>
          </w:rPr>
          <w:t xml:space="preserve"> </w:t>
        </w:r>
        <w:proofErr w:type="spellStart"/>
        <w:r>
          <w:rPr>
            <w:lang w:val="pt-BR"/>
          </w:rPr>
          <w:t>Painter</w:t>
        </w:r>
        <w:proofErr w:type="spellEnd"/>
        <w:r>
          <w:rPr>
            <w:lang w:val="pt-BR"/>
          </w:rPr>
          <w:t>:</w:t>
        </w:r>
      </w:ins>
    </w:p>
    <w:p w14:paraId="739F63C8" w14:textId="07846E5C" w:rsidR="002B7F5D" w:rsidRPr="00AD3197" w:rsidDel="002539B6" w:rsidRDefault="7C434651" w:rsidP="7C434651">
      <w:pPr>
        <w:pStyle w:val="TCC"/>
        <w:rPr>
          <w:del w:id="434" w:author="LEONARDO LIRA" w:date="2020-05-18T19:30:00Z"/>
          <w:lang w:val="pt-BR"/>
        </w:rPr>
      </w:pPr>
      <w:del w:id="435" w:author="LEONARDO LIRA" w:date="2020-05-18T19:30:00Z">
        <w:r w:rsidRPr="00AD3197" w:rsidDel="002539B6">
          <w:rPr>
            <w:lang w:val="pt-BR"/>
          </w:rPr>
          <w:delText>Aseprite: Um editor de imagens animadas e uma ferramenta para criação de animação de artes em pixel;</w:delText>
        </w:r>
      </w:del>
    </w:p>
    <w:p w14:paraId="44C3EF69" w14:textId="6B0D1821" w:rsidR="002B7F5D" w:rsidRPr="00AD3197" w:rsidDel="002539B6" w:rsidRDefault="7C434651" w:rsidP="7C434651">
      <w:pPr>
        <w:pStyle w:val="TCC"/>
        <w:rPr>
          <w:del w:id="436" w:author="LEONARDO LIRA" w:date="2020-05-18T19:29:00Z"/>
          <w:lang w:val="pt-BR"/>
        </w:rPr>
      </w:pPr>
      <w:commentRangeStart w:id="437"/>
      <w:del w:id="438" w:author="LEONARDO LIRA" w:date="2020-05-18T19:29:00Z">
        <w:r w:rsidRPr="00AD3197" w:rsidDel="002539B6">
          <w:rPr>
            <w:lang w:val="pt-BR"/>
          </w:rPr>
          <w:delText>Dragon Bones</w:delText>
        </w:r>
        <w:commentRangeEnd w:id="437"/>
        <w:r w:rsidR="000C59FC" w:rsidDel="002539B6">
          <w:rPr>
            <w:rStyle w:val="Refdecomentrio"/>
            <w:rFonts w:eastAsia="Calibri"/>
            <w:lang w:val="pt-BR" w:eastAsia="en-US" w:bidi="ar-SA"/>
          </w:rPr>
          <w:commentReference w:id="437"/>
        </w:r>
        <w:r w:rsidRPr="00AD3197" w:rsidDel="002539B6">
          <w:rPr>
            <w:lang w:val="pt-BR"/>
          </w:rPr>
          <w:delText>: Um programa focado em animação 2D para jogos e de conteúdo midiático para designers. Fornecendo soluções animação 2D com a utilização de bones para animar e deformar imagens.</w:delText>
        </w:r>
      </w:del>
    </w:p>
    <w:p w14:paraId="2BC45D72" w14:textId="77777777" w:rsidR="002B7F5D" w:rsidRPr="00AD3197" w:rsidRDefault="7C434651" w:rsidP="7C434651">
      <w:pPr>
        <w:pStyle w:val="TCC"/>
        <w:rPr>
          <w:lang w:val="pt-BR"/>
        </w:rPr>
      </w:pPr>
      <w:proofErr w:type="spellStart"/>
      <w:r w:rsidRPr="00AD3197">
        <w:rPr>
          <w:lang w:val="pt-BR"/>
        </w:rPr>
        <w:t>Audacity</w:t>
      </w:r>
      <w:proofErr w:type="spellEnd"/>
      <w:r w:rsidRPr="00AD3197">
        <w:rPr>
          <w:lang w:val="pt-BR"/>
        </w:rPr>
        <w:t>: Um programa de edição de som.</w:t>
      </w:r>
    </w:p>
    <w:p w14:paraId="2741B123" w14:textId="453F2525" w:rsidR="002B7F5D" w:rsidRDefault="002B7F5D" w:rsidP="7C434651">
      <w:pPr>
        <w:pStyle w:val="TCC"/>
        <w:rPr>
          <w:ins w:id="439" w:author="LEONARDO LIRA" w:date="2020-05-18T19:29:00Z"/>
          <w:lang w:val="pt-BR"/>
        </w:rPr>
      </w:pPr>
      <w:proofErr w:type="spellStart"/>
      <w:r w:rsidRPr="00AD3197">
        <w:rPr>
          <w:lang w:val="pt-BR"/>
        </w:rPr>
        <w:t>Trello</w:t>
      </w:r>
      <w:proofErr w:type="spellEnd"/>
      <w:r w:rsidRPr="00AD3197">
        <w:rPr>
          <w:lang w:val="pt-BR"/>
        </w:rPr>
        <w:t xml:space="preserve">: </w:t>
      </w:r>
      <w:ins w:id="440" w:author="LEONARDO LIRA" w:date="2020-05-18T19:28:00Z">
        <w:r w:rsidR="002539B6" w:rsidRPr="00CC7790">
          <w:rPr>
            <w:lang w:val="pt-BR"/>
          </w:rPr>
          <w:t>aplicativo de gerenciamento e organização de projetos baseado na</w:t>
        </w:r>
        <w:r w:rsidR="002539B6">
          <w:rPr>
            <w:spacing w:val="-42"/>
            <w:lang w:val="pt-BR"/>
          </w:rPr>
          <w:t xml:space="preserve"> </w:t>
        </w:r>
        <w:r w:rsidR="002539B6" w:rsidRPr="00CC7790">
          <w:rPr>
            <w:lang w:val="pt-BR"/>
          </w:rPr>
          <w:t>web</w:t>
        </w:r>
        <w:r w:rsidR="002539B6">
          <w:rPr>
            <w:lang w:val="pt-BR"/>
          </w:rPr>
          <w:t>.</w:t>
        </w:r>
      </w:ins>
      <w:del w:id="441" w:author="LEONARDO LIRA" w:date="2020-05-18T19:28:00Z">
        <w:r w:rsidRPr="00AD3197" w:rsidDel="002539B6">
          <w:rPr>
            <w:lang w:val="pt-BR"/>
          </w:rPr>
          <w:delText>aplicativo de gerenciamento e organização de projetos baseado na</w:delText>
        </w:r>
        <w:r w:rsidRPr="00AD3197" w:rsidDel="002539B6">
          <w:rPr>
            <w:spacing w:val="-42"/>
            <w:lang w:val="pt-BR"/>
          </w:rPr>
          <w:delText xml:space="preserve"> </w:delText>
        </w:r>
        <w:r w:rsidRPr="00AD3197" w:rsidDel="002539B6">
          <w:rPr>
            <w:lang w:val="pt-BR"/>
          </w:rPr>
          <w:delText>web.</w:delText>
        </w:r>
      </w:del>
    </w:p>
    <w:p w14:paraId="2280D635" w14:textId="3930ECE2" w:rsidR="002539B6" w:rsidRPr="00AD3197" w:rsidRDefault="002539B6" w:rsidP="7C434651">
      <w:pPr>
        <w:pStyle w:val="TCC"/>
        <w:rPr>
          <w:lang w:val="pt-BR"/>
        </w:rPr>
      </w:pPr>
      <w:ins w:id="442" w:author="LEONARDO LIRA" w:date="2020-05-18T19:29:00Z">
        <w:r>
          <w:rPr>
            <w:lang w:val="pt-BR"/>
          </w:rPr>
          <w:t xml:space="preserve">Adobe XD: </w:t>
        </w:r>
      </w:ins>
    </w:p>
    <w:p w14:paraId="1E355393" w14:textId="77777777" w:rsidR="002B7F5D" w:rsidRPr="00AD3197" w:rsidRDefault="002B7F5D" w:rsidP="7C434651">
      <w:pPr>
        <w:pStyle w:val="TCC"/>
      </w:pPr>
      <w:r w:rsidRPr="00AD3197">
        <w:rPr>
          <w:lang w:val="pt-BR"/>
        </w:rPr>
        <w:t>Microsoft Office: Conjunto de softwares voltados para escritório, com ferramentas</w:t>
      </w:r>
      <w:r w:rsidRPr="00AD3197">
        <w:rPr>
          <w:spacing w:val="-20"/>
          <w:lang w:val="pt-BR"/>
        </w:rPr>
        <w:t xml:space="preserve"> </w:t>
      </w:r>
      <w:r w:rsidRPr="00AD3197">
        <w:rPr>
          <w:lang w:val="pt-BR"/>
        </w:rPr>
        <w:t>de</w:t>
      </w:r>
      <w:r w:rsidRPr="00AD3197">
        <w:rPr>
          <w:spacing w:val="-18"/>
          <w:lang w:val="pt-BR"/>
        </w:rPr>
        <w:t xml:space="preserve"> </w:t>
      </w:r>
      <w:r w:rsidRPr="00AD3197">
        <w:rPr>
          <w:lang w:val="pt-BR"/>
        </w:rPr>
        <w:t>edição</w:t>
      </w:r>
      <w:r w:rsidRPr="00AD3197">
        <w:rPr>
          <w:spacing w:val="-18"/>
          <w:lang w:val="pt-BR"/>
        </w:rPr>
        <w:t xml:space="preserve"> </w:t>
      </w:r>
      <w:r w:rsidRPr="00AD3197">
        <w:rPr>
          <w:lang w:val="pt-BR"/>
        </w:rPr>
        <w:t>de</w:t>
      </w:r>
      <w:r w:rsidRPr="00AD3197">
        <w:rPr>
          <w:spacing w:val="-17"/>
          <w:lang w:val="pt-BR"/>
        </w:rPr>
        <w:t xml:space="preserve"> </w:t>
      </w:r>
      <w:r w:rsidRPr="00AD3197">
        <w:rPr>
          <w:lang w:val="pt-BR"/>
        </w:rPr>
        <w:t>texto,</w:t>
      </w:r>
      <w:r w:rsidRPr="00AD3197">
        <w:rPr>
          <w:spacing w:val="-16"/>
          <w:lang w:val="pt-BR"/>
        </w:rPr>
        <w:t xml:space="preserve"> </w:t>
      </w:r>
      <w:r w:rsidRPr="00AD3197">
        <w:rPr>
          <w:lang w:val="pt-BR"/>
        </w:rPr>
        <w:t>planilhas,</w:t>
      </w:r>
      <w:r w:rsidRPr="00AD3197">
        <w:rPr>
          <w:spacing w:val="-18"/>
          <w:lang w:val="pt-BR"/>
        </w:rPr>
        <w:t xml:space="preserve"> </w:t>
      </w:r>
      <w:r w:rsidRPr="00AD3197">
        <w:rPr>
          <w:lang w:val="pt-BR"/>
        </w:rPr>
        <w:t>banco</w:t>
      </w:r>
      <w:r w:rsidRPr="00AD3197">
        <w:rPr>
          <w:spacing w:val="-17"/>
          <w:lang w:val="pt-BR"/>
        </w:rPr>
        <w:t xml:space="preserve"> </w:t>
      </w:r>
      <w:r w:rsidRPr="00AD3197">
        <w:rPr>
          <w:lang w:val="pt-BR"/>
        </w:rPr>
        <w:t>de</w:t>
      </w:r>
      <w:r w:rsidRPr="00AD3197">
        <w:rPr>
          <w:spacing w:val="-18"/>
          <w:lang w:val="pt-BR"/>
        </w:rPr>
        <w:t xml:space="preserve"> </w:t>
      </w:r>
      <w:r w:rsidRPr="00AD3197">
        <w:rPr>
          <w:lang w:val="pt-BR"/>
        </w:rPr>
        <w:t>dados.</w:t>
      </w:r>
      <w:r w:rsidRPr="00AD3197">
        <w:rPr>
          <w:spacing w:val="-18"/>
          <w:lang w:val="pt-BR"/>
        </w:rPr>
        <w:t xml:space="preserve"> </w:t>
      </w:r>
      <w:r w:rsidRPr="00AD3197">
        <w:t>Foram</w:t>
      </w:r>
      <w:r w:rsidRPr="00AD3197">
        <w:rPr>
          <w:spacing w:val="-16"/>
        </w:rPr>
        <w:t xml:space="preserve"> </w:t>
      </w:r>
      <w:r w:rsidRPr="00AD3197">
        <w:t>utilizadas</w:t>
      </w:r>
      <w:r w:rsidRPr="00AD3197">
        <w:rPr>
          <w:spacing w:val="-16"/>
        </w:rPr>
        <w:t xml:space="preserve"> </w:t>
      </w:r>
      <w:r w:rsidRPr="00AD3197">
        <w:t>do</w:t>
      </w:r>
      <w:r w:rsidRPr="00AD3197">
        <w:rPr>
          <w:spacing w:val="-18"/>
        </w:rPr>
        <w:t xml:space="preserve"> </w:t>
      </w:r>
      <w:r w:rsidRPr="00AD3197">
        <w:rPr>
          <w:lang w:val="pt-BR"/>
        </w:rPr>
        <w:t>pacote</w:t>
      </w:r>
      <w:r w:rsidRPr="00AD3197">
        <w:t xml:space="preserve"> as ferramentas Word.</w:t>
      </w:r>
    </w:p>
    <w:p w14:paraId="690DF6C8" w14:textId="6DE8E8BF" w:rsidR="00741B96" w:rsidRPr="00AD3197" w:rsidRDefault="000C3577" w:rsidP="7C434651">
      <w:pPr>
        <w:pStyle w:val="Ttulo2"/>
        <w:rPr>
          <w:rFonts w:eastAsia="Arial"/>
          <w:color w:val="000000" w:themeColor="text1"/>
          <w:lang w:eastAsia="ar-SA"/>
        </w:rPr>
      </w:pPr>
      <w:r w:rsidRPr="00ED1D88">
        <w:rPr>
          <w:rFonts w:eastAsia="Arial"/>
          <w:color w:val="000000" w:themeColor="text1"/>
          <w:lang w:eastAsia="ar-SA"/>
        </w:rPr>
        <w:br w:type="page"/>
      </w:r>
      <w:bookmarkStart w:id="443" w:name="_Toc483148323"/>
      <w:bookmarkStart w:id="444" w:name="_Toc24387383"/>
      <w:r w:rsidR="00491653" w:rsidRPr="00AD3197">
        <w:rPr>
          <w:rFonts w:eastAsia="Arial"/>
          <w:color w:val="000000" w:themeColor="text1"/>
          <w:lang w:eastAsia="ar-SA"/>
        </w:rPr>
        <w:lastRenderedPageBreak/>
        <w:t>2</w:t>
      </w:r>
      <w:r w:rsidR="00491653" w:rsidRPr="00AD3197">
        <w:rPr>
          <w:color w:val="000000" w:themeColor="text1"/>
          <w:lang w:eastAsia="ar-SA"/>
        </w:rPr>
        <w:tab/>
      </w:r>
      <w:bookmarkEnd w:id="443"/>
      <w:r w:rsidR="00F67597" w:rsidRPr="00AD3197">
        <w:rPr>
          <w:rFonts w:eastAsia="Arial"/>
          <w:color w:val="000000" w:themeColor="text1"/>
          <w:lang w:eastAsia="ar-SA"/>
        </w:rPr>
        <w:t>PROJETO DO JOGO</w:t>
      </w:r>
      <w:bookmarkEnd w:id="444"/>
    </w:p>
    <w:p w14:paraId="57C150F0" w14:textId="77777777" w:rsidR="00F67597" w:rsidRPr="00AD3197" w:rsidRDefault="00F67597" w:rsidP="7C434651">
      <w:pPr>
        <w:suppressAutoHyphens/>
        <w:spacing w:after="120"/>
        <w:rPr>
          <w:rFonts w:eastAsia="Arial"/>
          <w:color w:val="000000" w:themeColor="text1"/>
          <w:sz w:val="22"/>
          <w:szCs w:val="22"/>
          <w:lang w:eastAsia="ar-SA"/>
        </w:rPr>
      </w:pPr>
    </w:p>
    <w:p w14:paraId="2E4AF1D0" w14:textId="407839F6" w:rsidR="00F67597" w:rsidRPr="00AD3197" w:rsidRDefault="00BD4A7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Neste capítulo serão abordados os tópicos relacionados ao desenvolvimento do jogo </w:t>
      </w:r>
      <w:del w:id="445" w:author="LEONARDO LIRA" w:date="2020-05-18T20:07:00Z">
        <w:r w:rsidRPr="00AD3197" w:rsidDel="00F90282">
          <w:rPr>
            <w:rFonts w:eastAsia="Arial"/>
            <w:color w:val="000000" w:themeColor="text1"/>
            <w:kern w:val="1"/>
            <w:lang w:eastAsia="ar-SA"/>
          </w:rPr>
          <w:delText>ANTHILL CONQUER</w:delText>
        </w:r>
      </w:del>
      <w:ins w:id="446" w:author="LEONARDO LIRA" w:date="2020-05-18T20:07:00Z">
        <w:r w:rsidR="00F90282">
          <w:rPr>
            <w:rFonts w:eastAsia="Arial"/>
            <w:color w:val="000000" w:themeColor="text1"/>
            <w:kern w:val="1"/>
            <w:lang w:eastAsia="ar-SA"/>
          </w:rPr>
          <w:t xml:space="preserve">Magic </w:t>
        </w:r>
        <w:proofErr w:type="spellStart"/>
        <w:r w:rsidR="00F90282">
          <w:rPr>
            <w:rFonts w:eastAsia="Arial"/>
            <w:color w:val="000000" w:themeColor="text1"/>
            <w:kern w:val="1"/>
            <w:lang w:eastAsia="ar-SA"/>
          </w:rPr>
          <w:t>Realm</w:t>
        </w:r>
      </w:ins>
      <w:proofErr w:type="spellEnd"/>
      <w:r w:rsidR="00394F63" w:rsidRPr="00AD3197">
        <w:rPr>
          <w:rFonts w:eastAsia="Arial"/>
          <w:color w:val="000000" w:themeColor="text1"/>
          <w:kern w:val="1"/>
          <w:lang w:eastAsia="ar-SA"/>
        </w:rPr>
        <w:t>, como</w:t>
      </w:r>
      <w:r w:rsidR="006E08E1" w:rsidRPr="00AD3197">
        <w:rPr>
          <w:rFonts w:eastAsia="Arial"/>
          <w:color w:val="000000" w:themeColor="text1"/>
          <w:kern w:val="1"/>
          <w:lang w:eastAsia="ar-SA"/>
        </w:rPr>
        <w:t>:</w:t>
      </w:r>
      <w:r w:rsidR="00394F63" w:rsidRPr="00AD3197">
        <w:rPr>
          <w:rFonts w:eastAsia="Arial"/>
          <w:color w:val="000000" w:themeColor="text1"/>
          <w:kern w:val="1"/>
          <w:lang w:eastAsia="ar-SA"/>
        </w:rPr>
        <w:t xml:space="preserve"> ambientes, fluxo de telas, mecânicas, inimigos, personagens e comandos.</w:t>
      </w:r>
    </w:p>
    <w:p w14:paraId="492BF79A" w14:textId="77777777" w:rsidR="00F67597" w:rsidRPr="00ED1D88" w:rsidRDefault="00F67597" w:rsidP="7C434651">
      <w:pPr>
        <w:suppressAutoHyphens/>
        <w:spacing w:after="120"/>
        <w:rPr>
          <w:rFonts w:eastAsia="Arial"/>
          <w:color w:val="000000" w:themeColor="text1"/>
          <w:sz w:val="22"/>
          <w:szCs w:val="22"/>
          <w:lang w:eastAsia="ar-SA"/>
        </w:rPr>
      </w:pPr>
    </w:p>
    <w:p w14:paraId="36C6B466" w14:textId="0CE1073F" w:rsidR="00F67597" w:rsidRPr="00AD3197" w:rsidRDefault="00F67597" w:rsidP="7C434651">
      <w:pPr>
        <w:pStyle w:val="Ttulo2"/>
        <w:rPr>
          <w:rFonts w:eastAsia="Arial"/>
          <w:color w:val="000000" w:themeColor="text1"/>
          <w:lang w:eastAsia="ar-SA"/>
        </w:rPr>
      </w:pPr>
      <w:bookmarkStart w:id="447" w:name="_Toc24387384"/>
      <w:r w:rsidRPr="00AD3197">
        <w:rPr>
          <w:rFonts w:eastAsia="Arial"/>
          <w:color w:val="000000" w:themeColor="text1"/>
          <w:lang w:eastAsia="ar-SA"/>
        </w:rPr>
        <w:t>2.1</w:t>
      </w:r>
      <w:r w:rsidRPr="00AD3197">
        <w:rPr>
          <w:color w:val="000000" w:themeColor="text1"/>
          <w:lang w:eastAsia="ar-SA"/>
        </w:rPr>
        <w:tab/>
      </w:r>
      <w:r w:rsidR="009E5AD9" w:rsidRPr="00AD3197">
        <w:rPr>
          <w:rFonts w:eastAsia="Arial"/>
          <w:color w:val="000000" w:themeColor="text1"/>
          <w:lang w:eastAsia="ar-SA"/>
        </w:rPr>
        <w:t>Descrição dos ambientes</w:t>
      </w:r>
      <w:bookmarkEnd w:id="447"/>
    </w:p>
    <w:p w14:paraId="000384A6" w14:textId="77777777" w:rsidR="00F67597" w:rsidRPr="00AD3197" w:rsidRDefault="00F67597" w:rsidP="7C434651">
      <w:pPr>
        <w:rPr>
          <w:rFonts w:eastAsia="Arial"/>
          <w:color w:val="000000" w:themeColor="text1"/>
          <w:lang w:eastAsia="ar-SA"/>
        </w:rPr>
      </w:pPr>
    </w:p>
    <w:p w14:paraId="220494BF" w14:textId="376E8477" w:rsidR="00547B40" w:rsidRPr="00AD3197" w:rsidRDefault="00547B4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Construído com base em uma das características mais marcantes do </w:t>
      </w:r>
      <w:proofErr w:type="spellStart"/>
      <w:r w:rsidRPr="00AD3197">
        <w:rPr>
          <w:rFonts w:eastAsia="Arial"/>
          <w:color w:val="000000" w:themeColor="text1"/>
          <w:kern w:val="1"/>
          <w:lang w:eastAsia="ar-SA"/>
        </w:rPr>
        <w:t>roguelike</w:t>
      </w:r>
      <w:proofErr w:type="spellEnd"/>
      <w:r w:rsidRPr="00AD3197">
        <w:rPr>
          <w:rFonts w:eastAsia="Arial"/>
          <w:color w:val="000000" w:themeColor="text1"/>
          <w:kern w:val="1"/>
          <w:lang w:eastAsia="ar-SA"/>
        </w:rPr>
        <w:t xml:space="preserve">, </w:t>
      </w:r>
      <w:r w:rsidR="006C7D33" w:rsidRPr="00AD3197">
        <w:rPr>
          <w:rFonts w:eastAsia="Arial"/>
          <w:i/>
          <w:iCs/>
          <w:lang w:eastAsia="pt-PT" w:bidi="pt-PT"/>
        </w:rPr>
        <w:t>ANTHILL CONQUER</w:t>
      </w:r>
      <w:r w:rsidRPr="00AD3197">
        <w:rPr>
          <w:rFonts w:eastAsia="Arial"/>
          <w:color w:val="000000" w:themeColor="text1"/>
          <w:kern w:val="1"/>
          <w:lang w:eastAsia="ar-SA"/>
        </w:rPr>
        <w:t xml:space="preserve"> possui mapas procedurais</w:t>
      </w:r>
      <w:r w:rsidR="00D563C6" w:rsidRPr="00AD3197">
        <w:rPr>
          <w:rFonts w:eastAsia="Arial"/>
          <w:color w:val="000000" w:themeColor="text1"/>
          <w:kern w:val="1"/>
          <w:lang w:eastAsia="ar-SA"/>
        </w:rPr>
        <w:t xml:space="preserve">, ou seja, os mapas serão </w:t>
      </w:r>
      <w:del w:id="448" w:author="Administrador" w:date="2019-11-11T18:07:00Z">
        <w:r w:rsidR="00FC0C29" w:rsidRPr="00AD3197" w:rsidDel="000C59FC">
          <w:rPr>
            <w:rFonts w:eastAsia="Arial"/>
            <w:color w:val="000000" w:themeColor="text1"/>
            <w:kern w:val="1"/>
            <w:lang w:eastAsia="ar-SA"/>
          </w:rPr>
          <w:delText>reconstruidos</w:delText>
        </w:r>
      </w:del>
      <w:ins w:id="449" w:author="Administrador" w:date="2019-11-11T18:07:00Z">
        <w:r w:rsidR="000C59FC" w:rsidRPr="00AD3197">
          <w:rPr>
            <w:rFonts w:eastAsia="Arial"/>
            <w:color w:val="000000" w:themeColor="text1"/>
            <w:kern w:val="1"/>
            <w:lang w:eastAsia="ar-SA"/>
          </w:rPr>
          <w:t>reconstruídos</w:t>
        </w:r>
      </w:ins>
      <w:r w:rsidR="00FC0C29" w:rsidRPr="00AD3197">
        <w:rPr>
          <w:rFonts w:eastAsia="Arial"/>
          <w:color w:val="000000" w:themeColor="text1"/>
          <w:kern w:val="1"/>
          <w:lang w:eastAsia="ar-SA"/>
        </w:rPr>
        <w:t xml:space="preserve"> </w:t>
      </w:r>
      <w:r w:rsidR="00D563C6" w:rsidRPr="00AD3197">
        <w:rPr>
          <w:rFonts w:eastAsia="Arial"/>
          <w:color w:val="000000" w:themeColor="text1"/>
          <w:kern w:val="1"/>
          <w:lang w:eastAsia="ar-SA"/>
        </w:rPr>
        <w:t>toda</w:t>
      </w:r>
      <w:r w:rsidR="002C28BD">
        <w:rPr>
          <w:rFonts w:eastAsia="Arial"/>
          <w:color w:val="000000" w:themeColor="text1"/>
          <w:kern w:val="1"/>
          <w:lang w:eastAsia="ar-SA"/>
        </w:rPr>
        <w:t>s</w:t>
      </w:r>
      <w:r w:rsidR="00D563C6" w:rsidRPr="00AD3197">
        <w:rPr>
          <w:rFonts w:eastAsia="Arial"/>
          <w:color w:val="000000" w:themeColor="text1"/>
          <w:kern w:val="1"/>
          <w:lang w:eastAsia="ar-SA"/>
        </w:rPr>
        <w:t xml:space="preserve"> as vezes que um</w:t>
      </w:r>
      <w:r w:rsidR="002C28BD">
        <w:rPr>
          <w:rFonts w:eastAsia="Arial"/>
          <w:color w:val="000000" w:themeColor="text1"/>
          <w:kern w:val="1"/>
          <w:lang w:eastAsia="ar-SA"/>
        </w:rPr>
        <w:t>a nova partida</w:t>
      </w:r>
      <w:r w:rsidR="00D563C6" w:rsidRPr="00AD3197">
        <w:rPr>
          <w:rFonts w:eastAsia="Arial"/>
          <w:color w:val="000000" w:themeColor="text1"/>
          <w:kern w:val="1"/>
          <w:lang w:eastAsia="ar-SA"/>
        </w:rPr>
        <w:t xml:space="preserve"> for iniciad</w:t>
      </w:r>
      <w:r w:rsidR="002C28BD">
        <w:rPr>
          <w:rFonts w:eastAsia="Arial"/>
          <w:color w:val="000000" w:themeColor="text1"/>
          <w:kern w:val="1"/>
          <w:lang w:eastAsia="ar-SA"/>
        </w:rPr>
        <w:t>a</w:t>
      </w:r>
      <w:r w:rsidR="00FC0C29" w:rsidRPr="00AD3197">
        <w:rPr>
          <w:rFonts w:eastAsia="Arial"/>
          <w:color w:val="000000" w:themeColor="text1"/>
          <w:kern w:val="1"/>
          <w:lang w:eastAsia="ar-SA"/>
        </w:rPr>
        <w:t xml:space="preserve">. </w:t>
      </w:r>
    </w:p>
    <w:p w14:paraId="475E52AC" w14:textId="0CA1F4B7" w:rsidR="0075546D" w:rsidRPr="00AD3197" w:rsidRDefault="004518F0" w:rsidP="7C434651">
      <w:pPr>
        <w:suppressAutoHyphens/>
        <w:spacing w:after="120"/>
        <w:ind w:firstLine="709"/>
        <w:rPr>
          <w:rFonts w:eastAsia="Arial"/>
          <w:color w:val="000000" w:themeColor="text1"/>
          <w:kern w:val="1"/>
          <w:lang w:eastAsia="ar-SA"/>
        </w:rPr>
      </w:pPr>
      <w:r w:rsidRPr="00AD3197">
        <w:rPr>
          <w:rFonts w:eastAsia="Arial"/>
          <w:color w:val="000000" w:themeColor="text1"/>
          <w:kern w:val="1"/>
          <w:lang w:eastAsia="ar-SA"/>
        </w:rPr>
        <w:t>Tal tecnologia aplicada</w:t>
      </w:r>
      <w:r w:rsidR="0075546D" w:rsidRPr="00AD3197">
        <w:rPr>
          <w:rFonts w:eastAsia="Arial"/>
          <w:color w:val="000000" w:themeColor="text1"/>
          <w:kern w:val="1"/>
          <w:lang w:eastAsia="ar-SA"/>
        </w:rPr>
        <w:t xml:space="preserve"> é baseada na randomização de posições em uma </w:t>
      </w:r>
      <w:r w:rsidR="00A40A0E" w:rsidRPr="00AD3197">
        <w:rPr>
          <w:rFonts w:eastAsia="Arial"/>
          <w:color w:val="000000" w:themeColor="text1"/>
          <w:kern w:val="1"/>
          <w:lang w:eastAsia="ar-SA"/>
        </w:rPr>
        <w:t>matriz</w:t>
      </w:r>
      <w:r w:rsidR="0075546D" w:rsidRPr="00AD3197">
        <w:rPr>
          <w:rFonts w:eastAsia="Arial"/>
          <w:color w:val="000000" w:themeColor="text1"/>
          <w:kern w:val="1"/>
          <w:lang w:eastAsia="ar-SA"/>
        </w:rPr>
        <w:t xml:space="preserve">, nas quais as salas </w:t>
      </w:r>
      <w:r w:rsidR="00C4783E" w:rsidRPr="00AD3197">
        <w:rPr>
          <w:rFonts w:eastAsia="Arial"/>
          <w:color w:val="000000" w:themeColor="text1"/>
          <w:kern w:val="1"/>
          <w:lang w:eastAsia="ar-SA"/>
        </w:rPr>
        <w:t>sempre ficarão conectadas</w:t>
      </w:r>
      <w:r w:rsidR="0075546D" w:rsidRPr="00AD3197">
        <w:rPr>
          <w:rFonts w:eastAsia="Arial"/>
          <w:color w:val="000000" w:themeColor="text1"/>
          <w:kern w:val="1"/>
          <w:lang w:eastAsia="ar-SA"/>
        </w:rPr>
        <w:t xml:space="preserve">, </w:t>
      </w:r>
      <w:r w:rsidR="00C4783E" w:rsidRPr="00AD3197">
        <w:rPr>
          <w:rFonts w:eastAsia="Arial"/>
          <w:color w:val="000000" w:themeColor="text1"/>
          <w:kern w:val="1"/>
          <w:lang w:eastAsia="ar-SA"/>
        </w:rPr>
        <w:t>pois o</w:t>
      </w:r>
      <w:r w:rsidR="0075546D" w:rsidRPr="00AD3197">
        <w:rPr>
          <w:rFonts w:eastAsia="Arial"/>
          <w:color w:val="000000" w:themeColor="text1"/>
          <w:kern w:val="1"/>
          <w:lang w:eastAsia="ar-SA"/>
        </w:rPr>
        <w:t xml:space="preserve"> programa escolhe a primeira, </w:t>
      </w:r>
      <w:r w:rsidR="00C4783E" w:rsidRPr="00AD3197">
        <w:rPr>
          <w:rFonts w:eastAsia="Arial"/>
          <w:color w:val="000000" w:themeColor="text1"/>
          <w:kern w:val="1"/>
          <w:lang w:eastAsia="ar-SA"/>
        </w:rPr>
        <w:t xml:space="preserve">e obrigatoriamente </w:t>
      </w:r>
      <w:r w:rsidR="0075546D" w:rsidRPr="00AD3197">
        <w:rPr>
          <w:rFonts w:eastAsia="Arial"/>
          <w:color w:val="000000" w:themeColor="text1"/>
          <w:kern w:val="1"/>
          <w:lang w:eastAsia="ar-SA"/>
        </w:rPr>
        <w:t xml:space="preserve">as </w:t>
      </w:r>
      <w:r w:rsidR="00C4783E" w:rsidRPr="00AD3197">
        <w:rPr>
          <w:rFonts w:eastAsia="Arial"/>
          <w:color w:val="000000" w:themeColor="text1"/>
          <w:kern w:val="1"/>
          <w:lang w:eastAsia="ar-SA"/>
        </w:rPr>
        <w:t>outras</w:t>
      </w:r>
      <w:r w:rsidR="0075546D" w:rsidRPr="00AD3197">
        <w:rPr>
          <w:rFonts w:eastAsia="Arial"/>
          <w:color w:val="000000" w:themeColor="text1"/>
          <w:kern w:val="1"/>
          <w:lang w:eastAsia="ar-SA"/>
        </w:rPr>
        <w:t xml:space="preserve"> te</w:t>
      </w:r>
      <w:r w:rsidR="00C4783E" w:rsidRPr="00AD3197">
        <w:rPr>
          <w:rFonts w:eastAsia="Arial"/>
          <w:color w:val="000000" w:themeColor="text1"/>
          <w:kern w:val="1"/>
          <w:lang w:eastAsia="ar-SA"/>
        </w:rPr>
        <w:t>rão</w:t>
      </w:r>
      <w:r w:rsidR="0075546D" w:rsidRPr="00AD3197">
        <w:rPr>
          <w:rFonts w:eastAsia="Arial"/>
          <w:color w:val="000000" w:themeColor="text1"/>
          <w:kern w:val="1"/>
          <w:lang w:eastAsia="ar-SA"/>
        </w:rPr>
        <w:t xml:space="preserve"> que estar </w:t>
      </w:r>
      <w:r w:rsidR="00C4783E" w:rsidRPr="00AD3197">
        <w:rPr>
          <w:rFonts w:eastAsia="Arial"/>
          <w:color w:val="000000" w:themeColor="text1"/>
          <w:kern w:val="1"/>
          <w:lang w:eastAsia="ar-SA"/>
        </w:rPr>
        <w:t xml:space="preserve">conectadas a sala </w:t>
      </w:r>
      <w:proofErr w:type="spellStart"/>
      <w:r w:rsidR="00C4783E" w:rsidRPr="00AD3197">
        <w:rPr>
          <w:rFonts w:eastAsia="Arial"/>
          <w:color w:val="000000" w:themeColor="text1"/>
          <w:kern w:val="1"/>
          <w:lang w:eastAsia="ar-SA"/>
        </w:rPr>
        <w:t>incial</w:t>
      </w:r>
      <w:proofErr w:type="spellEnd"/>
      <w:r w:rsidR="0075546D" w:rsidRPr="00AD3197">
        <w:rPr>
          <w:rFonts w:eastAsia="Arial"/>
          <w:color w:val="000000" w:themeColor="text1"/>
          <w:kern w:val="1"/>
          <w:lang w:eastAsia="ar-SA"/>
        </w:rPr>
        <w:t xml:space="preserve">. A figura </w:t>
      </w:r>
      <w:r w:rsidR="000205D5" w:rsidRPr="00AD3197">
        <w:rPr>
          <w:rFonts w:eastAsia="Arial"/>
          <w:color w:val="000000" w:themeColor="text1"/>
          <w:kern w:val="1"/>
          <w:lang w:eastAsia="ar-SA"/>
        </w:rPr>
        <w:t>2</w:t>
      </w:r>
      <w:r w:rsidR="0075546D" w:rsidRPr="00AD3197">
        <w:rPr>
          <w:rFonts w:eastAsia="Arial"/>
          <w:color w:val="000000" w:themeColor="text1"/>
          <w:kern w:val="1"/>
          <w:lang w:eastAsia="ar-SA"/>
        </w:rPr>
        <w:t xml:space="preserve"> é um exemplo do </w:t>
      </w:r>
      <w:r w:rsidR="00C4783E" w:rsidRPr="00AD3197">
        <w:rPr>
          <w:rFonts w:eastAsia="Arial"/>
          <w:color w:val="000000" w:themeColor="text1"/>
          <w:kern w:val="1"/>
          <w:lang w:eastAsia="ar-SA"/>
        </w:rPr>
        <w:t xml:space="preserve">processo de </w:t>
      </w:r>
      <w:proofErr w:type="spellStart"/>
      <w:r w:rsidR="00C4783E" w:rsidRPr="00AD3197">
        <w:rPr>
          <w:rFonts w:eastAsia="Arial"/>
          <w:color w:val="000000" w:themeColor="text1"/>
          <w:kern w:val="1"/>
          <w:lang w:eastAsia="ar-SA"/>
        </w:rPr>
        <w:t>criaçao</w:t>
      </w:r>
      <w:proofErr w:type="spellEnd"/>
      <w:r w:rsidR="00C4783E" w:rsidRPr="00AD3197">
        <w:rPr>
          <w:rFonts w:eastAsia="Arial"/>
          <w:color w:val="000000" w:themeColor="text1"/>
          <w:kern w:val="1"/>
          <w:lang w:eastAsia="ar-SA"/>
        </w:rPr>
        <w:t xml:space="preserve"> do mapa</w:t>
      </w:r>
      <w:r w:rsidR="00875E8F" w:rsidRPr="00AD3197">
        <w:rPr>
          <w:rFonts w:eastAsia="Arial"/>
          <w:color w:val="000000" w:themeColor="text1"/>
          <w:kern w:val="1"/>
          <w:lang w:eastAsia="ar-SA"/>
        </w:rPr>
        <w:t>.</w:t>
      </w:r>
    </w:p>
    <w:p w14:paraId="02B18FF2" w14:textId="1F04D1B7" w:rsidR="00E4770F" w:rsidRPr="00ED1D88" w:rsidRDefault="00E4770F" w:rsidP="00ED1D88">
      <w:pPr>
        <w:pStyle w:val="ndicedeilustraes"/>
      </w:pPr>
    </w:p>
    <w:p w14:paraId="4CB926DD" w14:textId="6BCB2526" w:rsidR="003E5168" w:rsidRPr="00AD3197" w:rsidRDefault="00643D80" w:rsidP="00643D80">
      <w:pPr>
        <w:suppressAutoHyphens/>
        <w:spacing w:line="240" w:lineRule="auto"/>
        <w:ind w:left="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bookmarkStart w:id="450" w:name="_Toc24387428"/>
      <w:r w:rsidR="003E5168"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003E5168" w:rsidRPr="00ED1D88">
        <w:rPr>
          <w:rFonts w:eastAsia="Arial"/>
          <w:b/>
          <w:bCs/>
          <w:color w:val="000000" w:themeColor="text1"/>
          <w:sz w:val="20"/>
          <w:szCs w:val="20"/>
          <w:lang w:eastAsia="ar-SA"/>
        </w:rPr>
        <w:t xml:space="preserve"> </w:t>
      </w:r>
      <w:r w:rsidR="003E5168" w:rsidRPr="00ED1D88">
        <w:rPr>
          <w:rFonts w:eastAsia="Arial"/>
          <w:b/>
          <w:bCs/>
          <w:color w:val="000000" w:themeColor="text1"/>
          <w:sz w:val="20"/>
          <w:szCs w:val="20"/>
          <w:lang w:eastAsia="ar-SA"/>
        </w:rPr>
        <w:fldChar w:fldCharType="begin"/>
      </w:r>
      <w:r w:rsidR="003E5168" w:rsidRPr="00ED1D88">
        <w:rPr>
          <w:rFonts w:eastAsia="Arial"/>
          <w:b/>
          <w:bCs/>
          <w:color w:val="000000" w:themeColor="text1"/>
          <w:sz w:val="20"/>
          <w:szCs w:val="20"/>
          <w:lang w:eastAsia="ar-SA"/>
        </w:rPr>
        <w:instrText xml:space="preserve"> SEQ Figure \* ARABIC </w:instrText>
      </w:r>
      <w:r w:rsidR="003E5168"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w:t>
      </w:r>
      <w:r w:rsidR="003E5168" w:rsidRPr="00ED1D88">
        <w:rPr>
          <w:rFonts w:eastAsia="Arial"/>
          <w:b/>
          <w:bCs/>
          <w:color w:val="000000" w:themeColor="text1"/>
          <w:sz w:val="20"/>
          <w:szCs w:val="20"/>
          <w:lang w:eastAsia="ar-SA"/>
        </w:rPr>
        <w:fldChar w:fldCharType="end"/>
      </w:r>
      <w:r w:rsidR="00916009" w:rsidRPr="00ED1D88">
        <w:rPr>
          <w:rFonts w:eastAsia="Arial"/>
          <w:b/>
          <w:bCs/>
          <w:color w:val="000000" w:themeColor="text1"/>
          <w:sz w:val="20"/>
          <w:szCs w:val="20"/>
          <w:lang w:eastAsia="ar-SA"/>
        </w:rPr>
        <w:t xml:space="preserve"> - Matriz do mapa procedural.</w:t>
      </w:r>
      <w:bookmarkEnd w:id="450"/>
    </w:p>
    <w:p w14:paraId="4D6963B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D3D668B" w14:textId="77777777" w:rsidR="0075546D" w:rsidRPr="00AD3197" w:rsidRDefault="0075546D">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4A1587F5" wp14:editId="671091B2">
            <wp:extent cx="4918842" cy="2833343"/>
            <wp:effectExtent l="0" t="0" r="0" b="5715"/>
            <wp:docPr id="19045697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4928470" cy="2838889"/>
                    </a:xfrm>
                    <a:prstGeom prst="rect">
                      <a:avLst/>
                    </a:prstGeom>
                  </pic:spPr>
                </pic:pic>
              </a:graphicData>
            </a:graphic>
          </wp:inline>
        </w:drawing>
      </w:r>
    </w:p>
    <w:p w14:paraId="3E4FE18C" w14:textId="5DCCA8C5" w:rsidR="007F26AF" w:rsidRPr="00AD3197" w:rsidRDefault="00643D80" w:rsidP="00643D80">
      <w:pPr>
        <w:suppressAutoHyphens/>
        <w:spacing w:line="240" w:lineRule="auto"/>
        <w:ind w:firstLine="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r w:rsidR="007F26AF" w:rsidRPr="00AD3197">
        <w:rPr>
          <w:rFonts w:eastAsia="Arial"/>
          <w:b/>
          <w:bCs/>
          <w:color w:val="000000" w:themeColor="text1"/>
          <w:sz w:val="20"/>
          <w:szCs w:val="20"/>
          <w:lang w:eastAsia="ar-SA"/>
        </w:rPr>
        <w:t>Fonte: Elaborado pelo autor.</w:t>
      </w:r>
    </w:p>
    <w:p w14:paraId="7799A4A9" w14:textId="77777777" w:rsidR="007F6360" w:rsidRPr="00AD3197" w:rsidRDefault="007F6360" w:rsidP="00ED1D88">
      <w:pPr>
        <w:suppressAutoHyphens/>
        <w:spacing w:after="120"/>
        <w:ind w:firstLine="709"/>
        <w:jc w:val="left"/>
        <w:rPr>
          <w:rFonts w:eastAsia="Arial"/>
          <w:color w:val="000000" w:themeColor="text1"/>
          <w:lang w:eastAsia="ar-SA"/>
        </w:rPr>
      </w:pPr>
    </w:p>
    <w:p w14:paraId="07939F57" w14:textId="3D107040" w:rsidR="0075546D" w:rsidRPr="00AD3197" w:rsidRDefault="0075546D" w:rsidP="7C434651">
      <w:pPr>
        <w:suppressAutoHyphens/>
        <w:spacing w:after="120"/>
        <w:ind w:firstLine="709"/>
        <w:rPr>
          <w:rFonts w:eastAsia="Arial"/>
          <w:color w:val="000000" w:themeColor="text1"/>
          <w:lang w:eastAsia="ar-SA"/>
        </w:rPr>
      </w:pPr>
    </w:p>
    <w:p w14:paraId="7367DC44" w14:textId="77777777" w:rsidR="009F6574"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lastRenderedPageBreak/>
        <w:t xml:space="preserve">Cada uma das posições </w:t>
      </w:r>
      <w:r w:rsidR="002D63CF" w:rsidRPr="00AD3197">
        <w:rPr>
          <w:rFonts w:eastAsia="Arial"/>
          <w:color w:val="000000" w:themeColor="text1"/>
          <w:kern w:val="1"/>
          <w:lang w:eastAsia="ar-SA"/>
        </w:rPr>
        <w:t>na matriz</w:t>
      </w:r>
      <w:r w:rsidRPr="00AD3197">
        <w:rPr>
          <w:rFonts w:eastAsia="Arial"/>
          <w:color w:val="000000" w:themeColor="text1"/>
          <w:kern w:val="1"/>
          <w:lang w:eastAsia="ar-SA"/>
        </w:rPr>
        <w:t xml:space="preserve"> é uma possibilidade de ter uma sala. A</w:t>
      </w:r>
      <w:r w:rsidR="00680785" w:rsidRPr="00AD3197">
        <w:rPr>
          <w:rFonts w:eastAsia="Arial"/>
          <w:color w:val="000000" w:themeColor="text1"/>
          <w:kern w:val="1"/>
          <w:lang w:eastAsia="ar-SA"/>
        </w:rPr>
        <w:t xml:space="preserve"> criação tem </w:t>
      </w:r>
      <w:r w:rsidR="009F6574" w:rsidRPr="00AD3197">
        <w:rPr>
          <w:rFonts w:eastAsia="Arial"/>
          <w:color w:val="000000" w:themeColor="text1"/>
          <w:kern w:val="1"/>
          <w:lang w:eastAsia="ar-SA"/>
        </w:rPr>
        <w:t xml:space="preserve">algumas condições: </w:t>
      </w:r>
    </w:p>
    <w:p w14:paraId="21392D38" w14:textId="77777777" w:rsidR="009F6574"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680785" w:rsidRPr="00AD3197">
        <w:rPr>
          <w:rFonts w:eastAsia="Arial"/>
          <w:color w:val="000000" w:themeColor="text1"/>
          <w:kern w:val="1"/>
          <w:lang w:eastAsia="ar-SA"/>
        </w:rPr>
        <w:t>er no mínimo dua</w:t>
      </w:r>
      <w:r w:rsidR="0075546D" w:rsidRPr="00AD3197">
        <w:rPr>
          <w:rFonts w:eastAsia="Arial"/>
          <w:color w:val="000000" w:themeColor="text1"/>
          <w:kern w:val="1"/>
          <w:lang w:eastAsia="ar-SA"/>
        </w:rPr>
        <w:t>s ramificações</w:t>
      </w:r>
      <w:r w:rsidR="00680785" w:rsidRPr="00AD3197">
        <w:rPr>
          <w:rFonts w:eastAsia="Arial"/>
          <w:color w:val="000000" w:themeColor="text1"/>
          <w:kern w:val="1"/>
          <w:lang w:eastAsia="ar-SA"/>
        </w:rPr>
        <w:t xml:space="preserve">, </w:t>
      </w:r>
      <w:r w:rsidRPr="00AD3197">
        <w:rPr>
          <w:rFonts w:eastAsia="Arial"/>
          <w:color w:val="000000" w:themeColor="text1"/>
          <w:kern w:val="1"/>
          <w:lang w:eastAsia="ar-SA"/>
        </w:rPr>
        <w:t>para</w:t>
      </w:r>
      <w:r w:rsidR="00680785" w:rsidRPr="00AD3197">
        <w:rPr>
          <w:rFonts w:eastAsia="Arial"/>
          <w:color w:val="000000" w:themeColor="text1"/>
          <w:kern w:val="1"/>
          <w:lang w:eastAsia="ar-SA"/>
        </w:rPr>
        <w:t xml:space="preserve"> </w:t>
      </w:r>
      <w:r w:rsidR="0075546D" w:rsidRPr="00AD3197">
        <w:rPr>
          <w:rFonts w:eastAsia="Arial"/>
          <w:color w:val="000000" w:themeColor="text1"/>
          <w:kern w:val="1"/>
          <w:lang w:eastAsia="ar-SA"/>
        </w:rPr>
        <w:t>torna</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o trajeto mais complexo para o jogador</w:t>
      </w:r>
      <w:r w:rsidR="00C81CF7" w:rsidRPr="00AD3197">
        <w:rPr>
          <w:rFonts w:eastAsia="Arial"/>
          <w:color w:val="000000" w:themeColor="text1"/>
          <w:kern w:val="1"/>
          <w:lang w:eastAsia="ar-SA"/>
        </w:rPr>
        <w:t>, sua direção</w:t>
      </w:r>
      <w:r w:rsidR="0075546D" w:rsidRPr="00AD3197">
        <w:rPr>
          <w:rFonts w:eastAsia="Arial"/>
          <w:color w:val="000000" w:themeColor="text1"/>
          <w:kern w:val="1"/>
          <w:lang w:eastAsia="ar-SA"/>
        </w:rPr>
        <w:t xml:space="preserve"> também é aleatória</w:t>
      </w:r>
      <w:r w:rsidRPr="00AD3197">
        <w:rPr>
          <w:rFonts w:eastAsia="Arial"/>
          <w:color w:val="000000" w:themeColor="text1"/>
          <w:kern w:val="1"/>
          <w:lang w:eastAsia="ar-SA"/>
        </w:rPr>
        <w:t>;</w:t>
      </w:r>
    </w:p>
    <w:p w14:paraId="3DA0A0D5" w14:textId="09E34C81" w:rsidR="00352659"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75546D" w:rsidRPr="00AD3197">
        <w:rPr>
          <w:rFonts w:eastAsia="Arial"/>
          <w:color w:val="000000" w:themeColor="text1"/>
          <w:kern w:val="1"/>
          <w:lang w:eastAsia="ar-SA"/>
        </w:rPr>
        <w:t xml:space="preserve">odas as salas </w:t>
      </w:r>
      <w:r w:rsidRPr="00AD3197">
        <w:rPr>
          <w:rFonts w:eastAsia="Arial"/>
          <w:color w:val="000000" w:themeColor="text1"/>
          <w:kern w:val="1"/>
          <w:lang w:eastAsia="ar-SA"/>
        </w:rPr>
        <w:t xml:space="preserve">precisam </w:t>
      </w:r>
      <w:r w:rsidR="0075546D" w:rsidRPr="00AD3197">
        <w:rPr>
          <w:rFonts w:eastAsia="Arial"/>
          <w:color w:val="000000" w:themeColor="text1"/>
          <w:kern w:val="1"/>
          <w:lang w:eastAsia="ar-SA"/>
        </w:rPr>
        <w:t>te</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no mínimo uma conexão</w:t>
      </w:r>
      <w:r w:rsidR="005E7F54">
        <w:rPr>
          <w:rFonts w:eastAsia="Arial"/>
          <w:color w:val="000000" w:themeColor="text1"/>
          <w:kern w:val="1"/>
          <w:lang w:eastAsia="ar-SA"/>
        </w:rPr>
        <w:t>,</w:t>
      </w:r>
      <w:r w:rsidR="0075546D" w:rsidRPr="00AD3197">
        <w:rPr>
          <w:rFonts w:eastAsia="Arial"/>
          <w:color w:val="000000" w:themeColor="text1"/>
          <w:kern w:val="1"/>
          <w:lang w:eastAsia="ar-SA"/>
        </w:rPr>
        <w:t xml:space="preserve"> para não </w:t>
      </w:r>
      <w:r w:rsidRPr="00AD3197">
        <w:rPr>
          <w:rFonts w:eastAsia="Arial"/>
          <w:color w:val="000000" w:themeColor="text1"/>
          <w:kern w:val="1"/>
          <w:lang w:eastAsia="ar-SA"/>
        </w:rPr>
        <w:t>existir salas impossíveis de serem acessadas</w:t>
      </w:r>
      <w:r w:rsidR="0075546D" w:rsidRPr="00AD3197">
        <w:rPr>
          <w:rFonts w:eastAsia="Arial"/>
          <w:color w:val="000000" w:themeColor="text1"/>
          <w:kern w:val="1"/>
          <w:lang w:eastAsia="ar-SA"/>
        </w:rPr>
        <w:t>.</w:t>
      </w:r>
    </w:p>
    <w:p w14:paraId="7816AF8C" w14:textId="77777777" w:rsidR="00352659" w:rsidRPr="00AD3197" w:rsidRDefault="00352659" w:rsidP="7C434651">
      <w:pPr>
        <w:pStyle w:val="PargrafodaLista"/>
        <w:suppressAutoHyphens/>
        <w:spacing w:after="120"/>
        <w:ind w:left="1069"/>
        <w:rPr>
          <w:rFonts w:eastAsia="Arial"/>
          <w:color w:val="000000" w:themeColor="text1"/>
          <w:lang w:eastAsia="ar-SA"/>
        </w:rPr>
      </w:pPr>
    </w:p>
    <w:p w14:paraId="455492F7" w14:textId="2749763B" w:rsidR="0075546D"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 Tanto o tamanho da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quanto o número de salas pode</w:t>
      </w:r>
      <w:r w:rsidR="00352659" w:rsidRPr="00AD3197">
        <w:rPr>
          <w:rFonts w:eastAsia="Arial"/>
          <w:color w:val="000000" w:themeColor="text1"/>
          <w:kern w:val="1"/>
          <w:lang w:eastAsia="ar-SA"/>
        </w:rPr>
        <w:t>m</w:t>
      </w:r>
      <w:r w:rsidRPr="00AD3197">
        <w:rPr>
          <w:rFonts w:eastAsia="Arial"/>
          <w:color w:val="000000" w:themeColor="text1"/>
          <w:kern w:val="1"/>
          <w:lang w:eastAsia="ar-SA"/>
        </w:rPr>
        <w:t xml:space="preserve"> ser determinado</w:t>
      </w:r>
      <w:r w:rsidR="006E08E1" w:rsidRPr="00AD3197">
        <w:rPr>
          <w:rFonts w:eastAsia="Arial"/>
          <w:color w:val="000000" w:themeColor="text1"/>
          <w:kern w:val="1"/>
          <w:lang w:eastAsia="ar-SA"/>
        </w:rPr>
        <w:t>s</w:t>
      </w:r>
      <w:r w:rsidR="00352659" w:rsidRPr="00AD3197">
        <w:rPr>
          <w:rFonts w:eastAsia="Arial"/>
          <w:color w:val="000000" w:themeColor="text1"/>
          <w:kern w:val="1"/>
          <w:lang w:eastAsia="ar-SA"/>
        </w:rPr>
        <w:t>,</w:t>
      </w:r>
      <w:r w:rsidRPr="00AD3197">
        <w:rPr>
          <w:rFonts w:eastAsia="Arial"/>
          <w:color w:val="000000" w:themeColor="text1"/>
          <w:kern w:val="1"/>
          <w:lang w:eastAsia="ar-SA"/>
        </w:rPr>
        <w:t xml:space="preserve"> no caso do </w:t>
      </w:r>
      <w:r w:rsidRPr="005E7F54">
        <w:rPr>
          <w:rFonts w:eastAsia="Arial"/>
          <w:i/>
          <w:color w:val="000000" w:themeColor="text1"/>
          <w:kern w:val="1"/>
          <w:lang w:eastAsia="ar-SA"/>
        </w:rPr>
        <w:t>A</w:t>
      </w:r>
      <w:r w:rsidR="005E7F54">
        <w:rPr>
          <w:rFonts w:eastAsia="Arial"/>
          <w:i/>
          <w:color w:val="000000" w:themeColor="text1"/>
          <w:kern w:val="1"/>
          <w:lang w:eastAsia="ar-SA"/>
        </w:rPr>
        <w:t>NTHILL CONQUER</w:t>
      </w:r>
      <w:r w:rsidRPr="00AD3197">
        <w:rPr>
          <w:rFonts w:eastAsia="Arial"/>
          <w:color w:val="000000" w:themeColor="text1"/>
          <w:kern w:val="1"/>
          <w:lang w:eastAsia="ar-SA"/>
        </w:rPr>
        <w:t xml:space="preserve">, foi determinado </w:t>
      </w:r>
      <w:r w:rsidRPr="009B7667">
        <w:rPr>
          <w:rFonts w:eastAsia="Arial"/>
          <w:color w:val="000000" w:themeColor="text1"/>
          <w:kern w:val="1"/>
          <w:lang w:eastAsia="ar-SA"/>
        </w:rPr>
        <w:t xml:space="preserve">um total de </w:t>
      </w:r>
      <w:r w:rsidR="00560DCB">
        <w:rPr>
          <w:rFonts w:eastAsia="Arial"/>
          <w:color w:val="000000" w:themeColor="text1"/>
          <w:kern w:val="1"/>
          <w:lang w:eastAsia="ar-SA"/>
        </w:rPr>
        <w:t>15</w:t>
      </w:r>
      <w:r w:rsidRPr="00AD3197">
        <w:rPr>
          <w:rFonts w:eastAsia="Arial"/>
          <w:color w:val="000000" w:themeColor="text1"/>
          <w:kern w:val="1"/>
          <w:lang w:eastAsia="ar-SA"/>
        </w:rPr>
        <w:t xml:space="preserve"> salas para todas as partidas, com uma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de 6x6.</w:t>
      </w:r>
    </w:p>
    <w:p w14:paraId="5B26FBAE" w14:textId="6EE98269" w:rsidR="00080F74" w:rsidRPr="00AD3197" w:rsidRDefault="0075546D" w:rsidP="7C434651">
      <w:pPr>
        <w:suppressAutoHyphens/>
        <w:spacing w:after="120"/>
        <w:ind w:firstLine="709"/>
        <w:rPr>
          <w:rFonts w:eastAsia="Arial"/>
          <w:color w:val="000000" w:themeColor="text1"/>
          <w:kern w:val="1"/>
          <w:lang w:eastAsia="ar-SA"/>
        </w:rPr>
      </w:pPr>
      <w:r w:rsidRPr="00AD3197">
        <w:rPr>
          <w:rFonts w:eastAsia="Arial"/>
          <w:color w:val="000000" w:themeColor="text1"/>
          <w:kern w:val="1"/>
          <w:lang w:eastAsia="ar-SA"/>
        </w:rPr>
        <w:t>Após ter sido decidido todas as posições das salas, o mapa é construído</w:t>
      </w:r>
      <w:r w:rsidR="00080F74" w:rsidRPr="00AD3197">
        <w:rPr>
          <w:rFonts w:eastAsia="Arial"/>
          <w:color w:val="000000" w:themeColor="text1"/>
          <w:kern w:val="1"/>
          <w:lang w:eastAsia="ar-SA"/>
        </w:rPr>
        <w:t xml:space="preserve">, a figura </w:t>
      </w:r>
      <w:r w:rsidR="000205D5" w:rsidRPr="00AD3197">
        <w:rPr>
          <w:rFonts w:eastAsia="Arial"/>
          <w:color w:val="000000" w:themeColor="text1"/>
          <w:kern w:val="1"/>
          <w:lang w:eastAsia="ar-SA"/>
        </w:rPr>
        <w:t>3</w:t>
      </w:r>
      <w:r w:rsidR="00080F74" w:rsidRPr="00AD3197">
        <w:rPr>
          <w:rFonts w:eastAsia="Arial"/>
          <w:color w:val="000000" w:themeColor="text1"/>
          <w:kern w:val="1"/>
          <w:lang w:eastAsia="ar-SA"/>
        </w:rPr>
        <w:t xml:space="preserve"> mostra os exemplos</w:t>
      </w:r>
      <w:r w:rsidR="00932E8A" w:rsidRPr="00AD3197">
        <w:rPr>
          <w:rFonts w:eastAsia="Arial"/>
          <w:color w:val="000000" w:themeColor="text1"/>
          <w:kern w:val="1"/>
          <w:lang w:eastAsia="ar-SA"/>
        </w:rPr>
        <w:t>.</w:t>
      </w:r>
      <w:r w:rsidRPr="00AD3197">
        <w:rPr>
          <w:rFonts w:eastAsia="Arial"/>
          <w:color w:val="000000" w:themeColor="text1"/>
          <w:kern w:val="1"/>
          <w:lang w:eastAsia="ar-SA"/>
        </w:rPr>
        <w:t xml:space="preserve"> </w:t>
      </w:r>
    </w:p>
    <w:p w14:paraId="11EB2150" w14:textId="77777777" w:rsidR="00013B50" w:rsidRPr="00AD3197" w:rsidRDefault="00013B50" w:rsidP="7C434651">
      <w:pPr>
        <w:suppressAutoHyphens/>
        <w:spacing w:after="120"/>
        <w:ind w:firstLine="709"/>
        <w:rPr>
          <w:rFonts w:eastAsia="Arial"/>
          <w:color w:val="000000" w:themeColor="text1"/>
          <w:kern w:val="1"/>
          <w:lang w:eastAsia="ar-SA"/>
        </w:rPr>
      </w:pPr>
    </w:p>
    <w:p w14:paraId="7F0AAA90" w14:textId="77202AE2" w:rsidR="001B2BEA" w:rsidRPr="00AD3197" w:rsidRDefault="001B2BEA" w:rsidP="001B2BEA">
      <w:pPr>
        <w:suppressAutoHyphens/>
        <w:spacing w:line="240" w:lineRule="auto"/>
        <w:jc w:val="left"/>
        <w:rPr>
          <w:rFonts w:eastAsia="Arial"/>
          <w:b/>
          <w:bCs/>
          <w:color w:val="000000" w:themeColor="text1"/>
          <w:sz w:val="20"/>
          <w:szCs w:val="20"/>
          <w:lang w:eastAsia="ar-SA"/>
        </w:rPr>
      </w:pPr>
      <w:bookmarkStart w:id="451" w:name="_Toc24387429"/>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3</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Exemplos de mapa procedural.</w:t>
      </w:r>
      <w:bookmarkEnd w:id="451"/>
    </w:p>
    <w:p w14:paraId="676713C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5896D6B6" w14:textId="37AA84EF" w:rsidR="0075546D" w:rsidRPr="00AD3197" w:rsidRDefault="00080F74">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5A5E52DA" wp14:editId="7C317BAD">
            <wp:extent cx="2743200" cy="1451909"/>
            <wp:effectExtent l="0" t="0" r="0" b="0"/>
            <wp:docPr id="168381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1451909"/>
                    </a:xfrm>
                    <a:prstGeom prst="rect">
                      <a:avLst/>
                    </a:prstGeom>
                  </pic:spPr>
                </pic:pic>
              </a:graphicData>
            </a:graphic>
          </wp:inline>
        </w:drawing>
      </w:r>
      <w:r w:rsidR="00C66923" w:rsidRPr="00ED1D88">
        <w:rPr>
          <w:noProof/>
          <w:lang w:eastAsia="pt-BR"/>
        </w:rPr>
        <w:drawing>
          <wp:inline distT="0" distB="0" distL="0" distR="0" wp14:anchorId="16FB15DB" wp14:editId="37446C9D">
            <wp:extent cx="2543810" cy="1455010"/>
            <wp:effectExtent l="0" t="0" r="889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8155" cy="1457495"/>
                    </a:xfrm>
                    <a:prstGeom prst="rect">
                      <a:avLst/>
                    </a:prstGeom>
                  </pic:spPr>
                </pic:pic>
              </a:graphicData>
            </a:graphic>
          </wp:inline>
        </w:drawing>
      </w:r>
    </w:p>
    <w:p w14:paraId="4CDEDEB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AA5F729" w14:textId="2C07CC05" w:rsidR="00932E8A" w:rsidRPr="00AD3197" w:rsidRDefault="00932E8A" w:rsidP="7C434651">
      <w:pPr>
        <w:suppressAutoHyphens/>
        <w:spacing w:after="120"/>
        <w:ind w:firstLine="709"/>
        <w:rPr>
          <w:rFonts w:eastAsia="Arial"/>
          <w:color w:val="000000" w:themeColor="text1"/>
          <w:lang w:eastAsia="ar-SA"/>
        </w:rPr>
      </w:pPr>
    </w:p>
    <w:p w14:paraId="422A936A" w14:textId="2CECF7DF" w:rsidR="00932E8A" w:rsidRPr="00AD3197" w:rsidRDefault="0034706F"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U</w:t>
      </w:r>
      <w:r w:rsidR="00932E8A" w:rsidRPr="00AD3197">
        <w:rPr>
          <w:rFonts w:eastAsia="Arial"/>
          <w:color w:val="000000" w:themeColor="text1"/>
          <w:kern w:val="1"/>
          <w:lang w:eastAsia="ar-SA"/>
        </w:rPr>
        <w:t xml:space="preserve">tilizando </w:t>
      </w:r>
      <w:r w:rsidR="00D14D63" w:rsidRPr="00AD3197">
        <w:rPr>
          <w:rFonts w:eastAsia="Arial"/>
          <w:color w:val="000000" w:themeColor="text1"/>
          <w:kern w:val="1"/>
          <w:lang w:eastAsia="ar-SA"/>
        </w:rPr>
        <w:t xml:space="preserve">o resultado do mapa procedural, os </w:t>
      </w:r>
      <w:proofErr w:type="spellStart"/>
      <w:r w:rsidR="00D14D63" w:rsidRPr="00AD3197">
        <w:rPr>
          <w:rFonts w:eastAsia="Arial"/>
          <w:i/>
          <w:iCs/>
          <w:color w:val="000000" w:themeColor="text1"/>
          <w:kern w:val="1"/>
          <w:lang w:eastAsia="ar-SA"/>
        </w:rPr>
        <w:t>prefabs</w:t>
      </w:r>
      <w:proofErr w:type="spellEnd"/>
      <w:r w:rsidR="00D14D63" w:rsidRPr="00AD3197">
        <w:rPr>
          <w:rFonts w:eastAsia="Arial"/>
          <w:color w:val="000000" w:themeColor="text1"/>
          <w:kern w:val="1"/>
          <w:lang w:eastAsia="ar-SA"/>
        </w:rPr>
        <w:t xml:space="preserve"> necessários para completar o ambiente </w:t>
      </w:r>
      <w:r w:rsidR="0033358F" w:rsidRPr="00AD3197">
        <w:rPr>
          <w:rFonts w:eastAsia="Arial"/>
          <w:color w:val="000000" w:themeColor="text1"/>
          <w:kern w:val="1"/>
          <w:lang w:eastAsia="ar-SA"/>
        </w:rPr>
        <w:t xml:space="preserve">são introduzidos, criando uma atmosfera de imersão em um formigueiro, tanto por conta da arte quanto pelo mapa transformar-se à cada partida, assim como o lar dos nossos personagens. A figura </w:t>
      </w:r>
      <w:r w:rsidR="00E21B84" w:rsidRPr="00AD3197">
        <w:rPr>
          <w:rFonts w:eastAsia="Arial"/>
          <w:color w:val="000000" w:themeColor="text1"/>
          <w:kern w:val="1"/>
          <w:lang w:eastAsia="ar-SA"/>
        </w:rPr>
        <w:t>4</w:t>
      </w:r>
      <w:r w:rsidR="0033358F" w:rsidRPr="00AD3197">
        <w:rPr>
          <w:rFonts w:eastAsia="Arial"/>
          <w:color w:val="000000" w:themeColor="text1"/>
          <w:kern w:val="1"/>
          <w:lang w:eastAsia="ar-SA"/>
        </w:rPr>
        <w:t xml:space="preserve"> mostra uma das salas usadas para compor o ambiente.</w:t>
      </w:r>
    </w:p>
    <w:p w14:paraId="1F6F6DD1" w14:textId="0F119630" w:rsidR="00F67597" w:rsidRPr="00AD3197" w:rsidRDefault="00A11652" w:rsidP="7C434651">
      <w:pPr>
        <w:rPr>
          <w:rFonts w:eastAsia="Times New Roman"/>
          <w:bCs/>
          <w:color w:val="000000" w:themeColor="text1"/>
          <w:kern w:val="1"/>
          <w:lang w:eastAsia="ar-SA"/>
        </w:rPr>
      </w:pPr>
      <w:r w:rsidRPr="00AD3197">
        <w:rPr>
          <w:rFonts w:eastAsia="Times New Roman"/>
          <w:bCs/>
          <w:color w:val="000000" w:themeColor="text1"/>
          <w:kern w:val="1"/>
          <w:lang w:eastAsia="ar-SA"/>
        </w:rPr>
        <w:tab/>
      </w:r>
    </w:p>
    <w:p w14:paraId="30BB64F0" w14:textId="201C1931" w:rsidR="00AE6571" w:rsidRPr="00ED1D88" w:rsidRDefault="00AE6571" w:rsidP="7C434651">
      <w:pPr>
        <w:rPr>
          <w:rFonts w:eastAsia="Arial"/>
          <w:color w:val="000000" w:themeColor="text1"/>
          <w:lang w:eastAsia="ar-SA"/>
        </w:rPr>
      </w:pPr>
    </w:p>
    <w:p w14:paraId="70FF23A5" w14:textId="07076FA6" w:rsidR="00AE6571" w:rsidRPr="00ED1D88" w:rsidRDefault="00AE6571" w:rsidP="7C434651">
      <w:pPr>
        <w:rPr>
          <w:rFonts w:eastAsia="Arial"/>
          <w:color w:val="000000" w:themeColor="text1"/>
          <w:lang w:eastAsia="ar-SA"/>
        </w:rPr>
      </w:pPr>
    </w:p>
    <w:p w14:paraId="4352ECC6" w14:textId="5F524DFB" w:rsidR="00AE6571" w:rsidRPr="00ED1D88" w:rsidRDefault="00AE6571" w:rsidP="7C434651">
      <w:pPr>
        <w:rPr>
          <w:rFonts w:eastAsia="Arial"/>
          <w:color w:val="000000" w:themeColor="text1"/>
          <w:lang w:eastAsia="ar-SA"/>
        </w:rPr>
      </w:pPr>
    </w:p>
    <w:p w14:paraId="1793373B" w14:textId="77777777" w:rsidR="00D2675E" w:rsidRPr="00ED1D88" w:rsidRDefault="00D2675E" w:rsidP="00ED1D88">
      <w:pPr>
        <w:pStyle w:val="ndicedeilustraes"/>
        <w:ind w:firstLine="0"/>
      </w:pPr>
    </w:p>
    <w:p w14:paraId="71B841DC" w14:textId="1B78D6A1" w:rsidR="00215756" w:rsidRPr="00AD3197" w:rsidRDefault="00215756" w:rsidP="00215756">
      <w:pPr>
        <w:suppressAutoHyphens/>
        <w:spacing w:line="240" w:lineRule="auto"/>
        <w:jc w:val="left"/>
        <w:rPr>
          <w:rFonts w:eastAsia="Arial"/>
          <w:b/>
          <w:bCs/>
          <w:color w:val="000000" w:themeColor="text1"/>
          <w:sz w:val="20"/>
          <w:szCs w:val="20"/>
          <w:lang w:eastAsia="ar-SA"/>
        </w:rPr>
      </w:pPr>
      <w:bookmarkStart w:id="452" w:name="_Toc24387430"/>
      <w:r w:rsidRPr="00ED1D88">
        <w:rPr>
          <w:rFonts w:eastAsia="Arial"/>
          <w:b/>
          <w:bCs/>
          <w:color w:val="000000" w:themeColor="text1"/>
          <w:sz w:val="20"/>
          <w:szCs w:val="20"/>
          <w:lang w:eastAsia="ar-SA"/>
        </w:rPr>
        <w:lastRenderedPageBreak/>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Arte do mapa.</w:t>
      </w:r>
      <w:bookmarkEnd w:id="452"/>
    </w:p>
    <w:p w14:paraId="45CFE85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B6FDD0B" w14:textId="33093B75" w:rsidR="00F67597" w:rsidRPr="00ED1D88" w:rsidRDefault="00757AE6">
      <w:pPr>
        <w:tabs>
          <w:tab w:val="left" w:pos="2554"/>
        </w:tabs>
        <w:suppressAutoHyphens/>
        <w:spacing w:after="120"/>
        <w:jc w:val="center"/>
        <w:rPr>
          <w:rFonts w:eastAsia="Arial"/>
          <w:color w:val="000000" w:themeColor="text1"/>
          <w:sz w:val="22"/>
          <w:szCs w:val="22"/>
          <w:lang w:eastAsia="ar-SA"/>
        </w:rPr>
      </w:pPr>
      <w:r w:rsidRPr="00ED1D88">
        <w:rPr>
          <w:rFonts w:eastAsia="Times New Roman"/>
          <w:bCs/>
          <w:noProof/>
          <w:color w:val="000000" w:themeColor="text1"/>
          <w:kern w:val="1"/>
          <w:lang w:eastAsia="pt-BR"/>
        </w:rPr>
        <w:drawing>
          <wp:inline distT="0" distB="0" distL="0" distR="0" wp14:anchorId="34ED63C3" wp14:editId="20CF5909">
            <wp:extent cx="3708400" cy="1882204"/>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5795" cy="1896108"/>
                    </a:xfrm>
                    <a:prstGeom prst="rect">
                      <a:avLst/>
                    </a:prstGeom>
                    <a:noFill/>
                    <a:ln>
                      <a:noFill/>
                    </a:ln>
                  </pic:spPr>
                </pic:pic>
              </a:graphicData>
            </a:graphic>
          </wp:inline>
        </w:drawing>
      </w:r>
    </w:p>
    <w:p w14:paraId="78126DB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43ACC67" w14:textId="77777777" w:rsidR="00AE6571" w:rsidRPr="00ED1D88" w:rsidRDefault="00AE6571" w:rsidP="00ED1D88">
      <w:pPr>
        <w:tabs>
          <w:tab w:val="left" w:pos="2554"/>
        </w:tabs>
        <w:suppressAutoHyphens/>
        <w:spacing w:after="120"/>
        <w:jc w:val="center"/>
        <w:rPr>
          <w:rFonts w:eastAsia="Arial"/>
          <w:color w:val="000000" w:themeColor="text1"/>
          <w:sz w:val="22"/>
          <w:szCs w:val="22"/>
          <w:lang w:eastAsia="ar-SA"/>
        </w:rPr>
      </w:pPr>
    </w:p>
    <w:p w14:paraId="0FC2F98B" w14:textId="3FE58535" w:rsidR="00A93B12" w:rsidRPr="00AD3197" w:rsidRDefault="7C434651" w:rsidP="7C434651">
      <w:pPr>
        <w:ind w:firstLine="709"/>
        <w:rPr>
          <w:rFonts w:eastAsia="Arial"/>
          <w:color w:val="000000" w:themeColor="text1"/>
        </w:rPr>
      </w:pPr>
      <w:r w:rsidRPr="00AD3197">
        <w:rPr>
          <w:rFonts w:eastAsia="Arial"/>
          <w:color w:val="000000" w:themeColor="text1"/>
        </w:rPr>
        <w:t xml:space="preserve">Assim como as outras salas do mapa, a sala do chefe de fase também </w:t>
      </w:r>
      <w:r w:rsidR="006068D9">
        <w:rPr>
          <w:rFonts w:eastAsia="Arial"/>
          <w:color w:val="000000" w:themeColor="text1"/>
        </w:rPr>
        <w:t>é</w:t>
      </w:r>
      <w:r w:rsidRPr="00AD3197">
        <w:rPr>
          <w:rFonts w:eastAsia="Arial"/>
          <w:color w:val="000000" w:themeColor="text1"/>
        </w:rPr>
        <w:t xml:space="preserve"> posicionada aleatoriamente, porém, ela possu</w:t>
      </w:r>
      <w:r w:rsidR="006068D9">
        <w:rPr>
          <w:rFonts w:eastAsia="Arial"/>
          <w:color w:val="000000" w:themeColor="text1"/>
        </w:rPr>
        <w:t xml:space="preserve">i </w:t>
      </w:r>
      <w:r w:rsidRPr="00AD3197">
        <w:rPr>
          <w:rFonts w:eastAsia="Arial"/>
          <w:color w:val="000000" w:themeColor="text1"/>
        </w:rPr>
        <w:t>uma regra específica. Essa sala precisa necessariamente ter apenas uma saída, impossibilitando o jogador de igno</w:t>
      </w:r>
      <w:r w:rsidR="00C66A30">
        <w:rPr>
          <w:rFonts w:eastAsia="Arial"/>
          <w:color w:val="000000" w:themeColor="text1"/>
        </w:rPr>
        <w:t>ra</w:t>
      </w:r>
      <w:r w:rsidRPr="00AD3197">
        <w:rPr>
          <w:rFonts w:eastAsia="Arial"/>
          <w:color w:val="000000" w:themeColor="text1"/>
        </w:rPr>
        <w:t>r</w:t>
      </w:r>
      <w:r w:rsidR="006068D9">
        <w:rPr>
          <w:rFonts w:eastAsia="Arial"/>
          <w:color w:val="000000" w:themeColor="text1"/>
        </w:rPr>
        <w:t xml:space="preserve"> o inimigo</w:t>
      </w:r>
      <w:r w:rsidRPr="00AD3197">
        <w:rPr>
          <w:rFonts w:eastAsia="Arial"/>
          <w:color w:val="000000" w:themeColor="text1"/>
        </w:rPr>
        <w:t>, tornando maior o desafio.</w:t>
      </w:r>
    </w:p>
    <w:p w14:paraId="046581E1" w14:textId="1DFB1C2F" w:rsidR="00D372D1" w:rsidRPr="00AD3197" w:rsidRDefault="7C434651" w:rsidP="7C434651">
      <w:pPr>
        <w:ind w:firstLine="709"/>
        <w:rPr>
          <w:rFonts w:eastAsia="Arial"/>
          <w:color w:val="000000" w:themeColor="text1"/>
        </w:rPr>
      </w:pPr>
      <w:r w:rsidRPr="00AD3197">
        <w:rPr>
          <w:rFonts w:eastAsia="Arial"/>
          <w:color w:val="000000" w:themeColor="text1"/>
        </w:rPr>
        <w:t xml:space="preserve">O ambiente do Sapo Samurai, mostrado na figura </w:t>
      </w:r>
      <w:r w:rsidR="00E21B84" w:rsidRPr="00AD3197">
        <w:rPr>
          <w:rFonts w:eastAsia="Arial"/>
          <w:color w:val="000000" w:themeColor="text1"/>
        </w:rPr>
        <w:t>5</w:t>
      </w:r>
      <w:r w:rsidRPr="00AD3197">
        <w:rPr>
          <w:rFonts w:eastAsia="Arial"/>
          <w:color w:val="000000" w:themeColor="text1"/>
        </w:rPr>
        <w:t xml:space="preserve">, remete ao ambiente natural dessas criaturas. Da família dos anfíbios, sapos precisam viver em ambientes que possuam umidade, sendo assim, o cenário </w:t>
      </w:r>
      <w:r w:rsidR="006F4AB7" w:rsidRPr="00AD3197">
        <w:rPr>
          <w:rFonts w:eastAsia="Arial"/>
          <w:color w:val="000000" w:themeColor="text1"/>
        </w:rPr>
        <w:t xml:space="preserve">que ocorre </w:t>
      </w:r>
      <w:r w:rsidRPr="00AD3197">
        <w:rPr>
          <w:rFonts w:eastAsia="Arial"/>
          <w:color w:val="000000" w:themeColor="text1"/>
        </w:rPr>
        <w:t xml:space="preserve">a luta contra esse chefe, será em um antigo templo parcialmente afundado em água. As formigas não sabem nadar, então </w:t>
      </w:r>
      <w:proofErr w:type="gramStart"/>
      <w:r w:rsidRPr="00AD3197">
        <w:rPr>
          <w:rFonts w:eastAsia="Arial"/>
          <w:color w:val="000000" w:themeColor="text1"/>
        </w:rPr>
        <w:t>o  jogador</w:t>
      </w:r>
      <w:proofErr w:type="gramEnd"/>
      <w:r w:rsidRPr="00AD3197">
        <w:rPr>
          <w:rFonts w:eastAsia="Arial"/>
          <w:color w:val="000000" w:themeColor="text1"/>
        </w:rPr>
        <w:t xml:space="preserve"> poderá andar p</w:t>
      </w:r>
      <w:r w:rsidR="00C13827">
        <w:rPr>
          <w:rFonts w:eastAsia="Arial"/>
          <w:color w:val="000000" w:themeColor="text1"/>
        </w:rPr>
        <w:t>ela plataforma central.</w:t>
      </w:r>
    </w:p>
    <w:p w14:paraId="7A78FEEE" w14:textId="77777777" w:rsidR="00E368FD" w:rsidRPr="00AD3197" w:rsidRDefault="00E368FD" w:rsidP="7C434651">
      <w:pPr>
        <w:ind w:firstLine="709"/>
        <w:rPr>
          <w:rFonts w:eastAsia="Arial"/>
          <w:color w:val="000000" w:themeColor="text1"/>
        </w:rPr>
      </w:pPr>
    </w:p>
    <w:p w14:paraId="51CC844F" w14:textId="6CB86B5B" w:rsidR="00215756" w:rsidRPr="00AD3197" w:rsidRDefault="00215756" w:rsidP="00547534">
      <w:pPr>
        <w:suppressAutoHyphens/>
        <w:spacing w:line="240" w:lineRule="auto"/>
        <w:jc w:val="left"/>
        <w:rPr>
          <w:rFonts w:eastAsia="Arial"/>
          <w:b/>
          <w:bCs/>
          <w:color w:val="000000" w:themeColor="text1"/>
          <w:sz w:val="20"/>
          <w:szCs w:val="20"/>
          <w:lang w:eastAsia="ar-SA"/>
        </w:rPr>
      </w:pPr>
      <w:bookmarkStart w:id="453" w:name="_Toc24387431"/>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Ambiente do Sapo-Samurai.</w:t>
      </w:r>
      <w:bookmarkEnd w:id="453"/>
    </w:p>
    <w:p w14:paraId="4D4A88B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4C0B592" w14:textId="2E5FA2FD" w:rsidR="00DB14CF" w:rsidRPr="00ED1D88" w:rsidRDefault="00DB14CF">
      <w:pPr>
        <w:tabs>
          <w:tab w:val="left" w:pos="2554"/>
        </w:tabs>
        <w:suppressAutoHyphens/>
        <w:spacing w:after="120"/>
        <w:jc w:val="center"/>
        <w:rPr>
          <w:rFonts w:eastAsia="Arial"/>
          <w:color w:val="000000" w:themeColor="text1"/>
          <w:sz w:val="22"/>
          <w:szCs w:val="22"/>
          <w:lang w:eastAsia="ar-SA"/>
        </w:rPr>
      </w:pPr>
      <w:r w:rsidRPr="00ED1D88">
        <w:rPr>
          <w:noProof/>
          <w:lang w:eastAsia="pt-BR"/>
        </w:rPr>
        <w:drawing>
          <wp:inline distT="0" distB="0" distL="0" distR="0" wp14:anchorId="00D65B89" wp14:editId="2697408D">
            <wp:extent cx="3451650" cy="2520563"/>
            <wp:effectExtent l="0" t="0" r="0" b="0"/>
            <wp:docPr id="4492791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3530199" cy="2577923"/>
                    </a:xfrm>
                    <a:prstGeom prst="rect">
                      <a:avLst/>
                    </a:prstGeom>
                  </pic:spPr>
                </pic:pic>
              </a:graphicData>
            </a:graphic>
          </wp:inline>
        </w:drawing>
      </w:r>
    </w:p>
    <w:p w14:paraId="5B783E8B" w14:textId="4F6239E7" w:rsidR="00B575A3" w:rsidRPr="002D3A7F" w:rsidRDefault="007F26AF" w:rsidP="002D3A7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D7FACCF" w14:textId="06D52184" w:rsidR="00F67597" w:rsidRPr="00ED1D88" w:rsidRDefault="00F67597" w:rsidP="7C434651">
      <w:pPr>
        <w:pStyle w:val="Ttulo2"/>
        <w:rPr>
          <w:rFonts w:eastAsia="Arial"/>
          <w:color w:val="000000" w:themeColor="text1"/>
          <w:lang w:eastAsia="ar-SA"/>
        </w:rPr>
      </w:pPr>
      <w:bookmarkStart w:id="454" w:name="_Toc508437568"/>
      <w:bookmarkStart w:id="455" w:name="_Toc24387385"/>
      <w:r w:rsidRPr="00ED1D88">
        <w:rPr>
          <w:rFonts w:eastAsia="Arial"/>
          <w:color w:val="000000" w:themeColor="text1"/>
          <w:lang w:eastAsia="ar-SA"/>
        </w:rPr>
        <w:lastRenderedPageBreak/>
        <w:t>2.</w:t>
      </w:r>
      <w:r w:rsidR="00090278" w:rsidRPr="00ED1D88">
        <w:rPr>
          <w:rFonts w:eastAsia="Arial"/>
          <w:color w:val="000000" w:themeColor="text1"/>
          <w:lang w:eastAsia="ar-SA"/>
        </w:rPr>
        <w:t>2</w:t>
      </w:r>
      <w:r w:rsidRPr="00ED1D88">
        <w:rPr>
          <w:rFonts w:eastAsia="Arial"/>
          <w:color w:val="000000" w:themeColor="text1"/>
          <w:lang w:eastAsia="ar-SA"/>
        </w:rPr>
        <w:t xml:space="preserve"> </w:t>
      </w:r>
      <w:r w:rsidRPr="00ED1D88">
        <w:rPr>
          <w:color w:val="000000" w:themeColor="text1"/>
          <w:lang w:eastAsia="ar-SA"/>
        </w:rPr>
        <w:tab/>
      </w:r>
      <w:r w:rsidR="009E5AD9" w:rsidRPr="00ED1D88">
        <w:rPr>
          <w:rFonts w:eastAsia="Arial"/>
          <w:color w:val="000000" w:themeColor="text1"/>
          <w:lang w:eastAsia="ar-SA"/>
        </w:rPr>
        <w:t>Fluxo de jogo</w:t>
      </w:r>
      <w:bookmarkEnd w:id="454"/>
      <w:bookmarkEnd w:id="455"/>
    </w:p>
    <w:p w14:paraId="06157BC9" w14:textId="0D5059DC" w:rsidR="00F67597" w:rsidRPr="00ED1D88" w:rsidRDefault="00F67597" w:rsidP="7C434651">
      <w:pPr>
        <w:rPr>
          <w:rFonts w:eastAsia="Arial"/>
          <w:color w:val="000000" w:themeColor="text1"/>
        </w:rPr>
      </w:pPr>
    </w:p>
    <w:p w14:paraId="1101181C" w14:textId="42297314"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O jogo possui um conjunto de telas </w:t>
      </w:r>
      <w:r w:rsidR="00254830" w:rsidRPr="00AD3197">
        <w:rPr>
          <w:rFonts w:eastAsia="Arial"/>
          <w:color w:val="000000" w:themeColor="text1"/>
        </w:rPr>
        <w:t xml:space="preserve">simples e de fácil acesso, </w:t>
      </w:r>
      <w:r w:rsidRPr="00AD3197">
        <w:rPr>
          <w:rFonts w:eastAsia="Arial"/>
          <w:color w:val="000000" w:themeColor="text1"/>
        </w:rPr>
        <w:t xml:space="preserve">que </w:t>
      </w:r>
      <w:r w:rsidR="00254830" w:rsidRPr="00AD3197">
        <w:rPr>
          <w:rFonts w:eastAsia="Arial"/>
          <w:color w:val="000000" w:themeColor="text1"/>
        </w:rPr>
        <w:t>ajudam a construir</w:t>
      </w:r>
      <w:r w:rsidR="006D5C67" w:rsidRPr="00AD3197">
        <w:rPr>
          <w:rFonts w:eastAsia="Arial"/>
          <w:color w:val="000000" w:themeColor="text1"/>
        </w:rPr>
        <w:t xml:space="preserve"> a proposta </w:t>
      </w:r>
      <w:proofErr w:type="gramStart"/>
      <w:r w:rsidR="00254830" w:rsidRPr="00AD3197">
        <w:rPr>
          <w:rFonts w:eastAsia="Arial"/>
          <w:color w:val="000000" w:themeColor="text1"/>
        </w:rPr>
        <w:t>d</w:t>
      </w:r>
      <w:r w:rsidR="006D5C67" w:rsidRPr="00AD3197">
        <w:rPr>
          <w:rFonts w:eastAsia="Arial"/>
          <w:color w:val="000000" w:themeColor="text1"/>
        </w:rPr>
        <w:t>o mesmo</w:t>
      </w:r>
      <w:proofErr w:type="gramEnd"/>
      <w:r w:rsidR="00BE18ED" w:rsidRPr="00AD3197">
        <w:rPr>
          <w:rFonts w:eastAsia="Arial"/>
          <w:color w:val="000000" w:themeColor="text1"/>
        </w:rPr>
        <w:t>.</w:t>
      </w:r>
      <w:r w:rsidR="006D5C67" w:rsidRPr="00AD3197">
        <w:rPr>
          <w:rFonts w:eastAsia="Arial"/>
          <w:color w:val="000000" w:themeColor="text1"/>
        </w:rPr>
        <w:t xml:space="preserve"> </w:t>
      </w:r>
      <w:r w:rsidR="00BE18ED" w:rsidRPr="00AD3197">
        <w:rPr>
          <w:rFonts w:eastAsia="Arial"/>
          <w:color w:val="000000" w:themeColor="text1"/>
        </w:rPr>
        <w:t>Cada detalhe das telas foi inspirado no ambiente e na forma de vida das formigas, sem perder sua forma lúdica</w:t>
      </w:r>
      <w:r w:rsidR="006E08E1" w:rsidRPr="00AD3197">
        <w:rPr>
          <w:rFonts w:eastAsia="Arial"/>
          <w:color w:val="000000" w:themeColor="text1"/>
        </w:rPr>
        <w:t>. A</w:t>
      </w:r>
      <w:r w:rsidR="00BE18ED" w:rsidRPr="00AD3197">
        <w:rPr>
          <w:rFonts w:eastAsia="Arial"/>
          <w:color w:val="000000" w:themeColor="text1"/>
        </w:rPr>
        <w:t xml:space="preserve"> sequência de tela ajuda manter a imersão.</w:t>
      </w:r>
    </w:p>
    <w:p w14:paraId="708E9C17" w14:textId="5285215C" w:rsidR="006302A9" w:rsidRPr="00AD3197" w:rsidRDefault="7C434651" w:rsidP="7C434651">
      <w:pPr>
        <w:ind w:firstLine="709"/>
        <w:rPr>
          <w:rFonts w:eastAsia="Arial"/>
          <w:color w:val="000000" w:themeColor="text1"/>
        </w:rPr>
      </w:pPr>
      <w:r w:rsidRPr="00AD3197">
        <w:rPr>
          <w:rFonts w:eastAsia="Arial"/>
          <w:color w:val="000000" w:themeColor="text1"/>
        </w:rPr>
        <w:t xml:space="preserve">As telas básicas são descritas como menu inicial, </w:t>
      </w:r>
      <w:proofErr w:type="spellStart"/>
      <w:r w:rsidRPr="00AD3197">
        <w:rPr>
          <w:rFonts w:eastAsia="Arial"/>
          <w:i/>
          <w:iCs/>
          <w:color w:val="000000" w:themeColor="text1"/>
        </w:rPr>
        <w:t>loading</w:t>
      </w:r>
      <w:proofErr w:type="spellEnd"/>
      <w:r w:rsidRPr="00AD3197">
        <w:rPr>
          <w:rFonts w:eastAsia="Arial"/>
          <w:color w:val="000000" w:themeColor="text1"/>
        </w:rPr>
        <w:t>, comandos, tela de vitória e derrota, e por fim, os créditos do jogo.</w:t>
      </w:r>
    </w:p>
    <w:p w14:paraId="0188BAAD" w14:textId="41A8F402"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 </w:t>
      </w:r>
    </w:p>
    <w:p w14:paraId="3B89BD5E" w14:textId="27F72D2C" w:rsidR="002A7C24" w:rsidRPr="00AD3197" w:rsidRDefault="00D5504B" w:rsidP="006128E9">
      <w:pPr>
        <w:rPr>
          <w:rFonts w:eastAsia="Arial"/>
          <w:color w:val="000000" w:themeColor="text1"/>
        </w:rPr>
      </w:pPr>
      <w:r w:rsidRPr="00AD3197">
        <w:rPr>
          <w:color w:val="000000" w:themeColor="text1"/>
        </w:rPr>
        <w:tab/>
      </w:r>
      <w:r w:rsidR="7C434651" w:rsidRPr="00AD3197">
        <w:rPr>
          <w:rFonts w:eastAsia="Arial"/>
          <w:color w:val="000000" w:themeColor="text1"/>
        </w:rPr>
        <w:t xml:space="preserve">O menu principal seria o </w:t>
      </w:r>
      <w:r w:rsidR="7C434651" w:rsidRPr="00AD3197">
        <w:rPr>
          <w:rFonts w:eastAsia="Arial"/>
          <w:i/>
          <w:iCs/>
          <w:color w:val="000000" w:themeColor="text1"/>
        </w:rPr>
        <w:t>HUB</w:t>
      </w:r>
      <w:r w:rsidR="00CD14E9" w:rsidRPr="00AD3197">
        <w:rPr>
          <w:rFonts w:eastAsia="Arial"/>
          <w:i/>
          <w:iCs/>
          <w:color w:val="000000" w:themeColor="text1"/>
        </w:rPr>
        <w:t xml:space="preserve">, </w:t>
      </w:r>
      <w:r w:rsidR="00CD14E9" w:rsidRPr="00AD3197">
        <w:rPr>
          <w:rFonts w:eastAsia="Arial"/>
          <w:iCs/>
          <w:color w:val="000000" w:themeColor="text1"/>
        </w:rPr>
        <w:t xml:space="preserve">que </w:t>
      </w:r>
      <w:r w:rsidR="006128E9">
        <w:rPr>
          <w:rFonts w:eastAsia="Arial"/>
          <w:iCs/>
          <w:color w:val="000000" w:themeColor="text1"/>
        </w:rPr>
        <w:t>é</w:t>
      </w:r>
      <w:r w:rsidR="00CD14E9" w:rsidRPr="00AD3197">
        <w:rPr>
          <w:rFonts w:eastAsia="Arial"/>
          <w:iCs/>
          <w:color w:val="000000" w:themeColor="text1"/>
        </w:rPr>
        <w:t xml:space="preserve"> uma espécie de sala principal, onde dela, é possível navegar para todas as outras telas</w:t>
      </w:r>
      <w:r w:rsidR="7C434651" w:rsidRPr="00AD3197">
        <w:rPr>
          <w:rFonts w:eastAsia="Arial"/>
          <w:color w:val="000000" w:themeColor="text1"/>
        </w:rPr>
        <w:t xml:space="preserve"> do jogo, como visto </w:t>
      </w:r>
      <w:r w:rsidR="7C434651" w:rsidRPr="006128E9">
        <w:rPr>
          <w:rFonts w:eastAsia="Arial"/>
          <w:color w:val="000000" w:themeColor="text1"/>
          <w:highlight w:val="yellow"/>
        </w:rPr>
        <w:t xml:space="preserve">na figura </w:t>
      </w:r>
      <w:r w:rsidR="00E21B84" w:rsidRPr="006128E9">
        <w:rPr>
          <w:rFonts w:eastAsia="Arial"/>
          <w:color w:val="000000" w:themeColor="text1"/>
          <w:highlight w:val="yellow"/>
        </w:rPr>
        <w:t>8</w:t>
      </w:r>
      <w:r w:rsidR="7C434651" w:rsidRPr="006128E9">
        <w:rPr>
          <w:rFonts w:eastAsia="Arial"/>
          <w:color w:val="000000" w:themeColor="text1"/>
          <w:highlight w:val="yellow"/>
        </w:rPr>
        <w:t>.</w:t>
      </w:r>
      <w:r w:rsidR="7C434651" w:rsidRPr="00AD3197">
        <w:rPr>
          <w:rFonts w:eastAsia="Arial"/>
          <w:color w:val="000000" w:themeColor="text1"/>
        </w:rPr>
        <w:t xml:space="preserve"> Nela podemos selecionar as opções parar iniciar o jogo, ver as configurações assim como ver os comandos, os créditos do jogo, e por fim, sair do mesmo. </w:t>
      </w:r>
    </w:p>
    <w:p w14:paraId="5F209DA7" w14:textId="77777777" w:rsidR="00EF4B6B" w:rsidRPr="00AD3197" w:rsidRDefault="00EF4B6B" w:rsidP="7C434651">
      <w:pPr>
        <w:ind w:firstLine="709"/>
        <w:rPr>
          <w:rFonts w:eastAsia="Arial"/>
          <w:color w:val="000000" w:themeColor="text1"/>
        </w:rPr>
      </w:pPr>
    </w:p>
    <w:p w14:paraId="6957D0FE" w14:textId="71BA3110" w:rsidR="00EA2AF7" w:rsidRPr="00AD3197" w:rsidRDefault="00EA2AF7" w:rsidP="00EA2AF7">
      <w:pPr>
        <w:suppressAutoHyphens/>
        <w:spacing w:line="240" w:lineRule="auto"/>
        <w:jc w:val="left"/>
        <w:rPr>
          <w:rFonts w:eastAsia="Arial"/>
          <w:b/>
          <w:bCs/>
          <w:color w:val="000000" w:themeColor="text1"/>
          <w:sz w:val="20"/>
          <w:szCs w:val="20"/>
          <w:lang w:eastAsia="ar-SA"/>
        </w:rPr>
      </w:pPr>
      <w:bookmarkStart w:id="456" w:name="_Toc24387432"/>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menu do jogo.</w:t>
      </w:r>
      <w:bookmarkEnd w:id="456"/>
      <w:r w:rsidRPr="00ED1D88">
        <w:rPr>
          <w:rFonts w:eastAsia="Arial"/>
          <w:b/>
          <w:bCs/>
          <w:color w:val="000000" w:themeColor="text1"/>
          <w:sz w:val="20"/>
          <w:szCs w:val="20"/>
          <w:lang w:eastAsia="ar-SA"/>
        </w:rPr>
        <w:t xml:space="preserve"> </w:t>
      </w:r>
    </w:p>
    <w:p w14:paraId="2F02AFC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4ECDE741" w14:textId="4365086A" w:rsidR="00F67597" w:rsidRPr="00AD3197" w:rsidRDefault="00D2675E">
      <w:pPr>
        <w:pStyle w:val="Legenda"/>
        <w:keepNext/>
        <w:spacing w:after="0"/>
        <w:rPr>
          <w:rFonts w:eastAsia="Arial"/>
          <w:color w:val="000000" w:themeColor="text1"/>
        </w:rPr>
      </w:pPr>
      <w:r w:rsidRPr="00ED1D88">
        <w:rPr>
          <w:noProof/>
          <w:lang w:eastAsia="pt-BR"/>
        </w:rPr>
        <w:drawing>
          <wp:inline distT="0" distB="0" distL="0" distR="0" wp14:anchorId="231DEC97" wp14:editId="09130EBB">
            <wp:extent cx="4114800" cy="2322088"/>
            <wp:effectExtent l="0" t="0" r="0" b="254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33848" cy="2332837"/>
                    </a:xfrm>
                    <a:prstGeom prst="rect">
                      <a:avLst/>
                    </a:prstGeom>
                  </pic:spPr>
                </pic:pic>
              </a:graphicData>
            </a:graphic>
          </wp:inline>
        </w:drawing>
      </w:r>
    </w:p>
    <w:p w14:paraId="5FD45135" w14:textId="77777777" w:rsidR="009E389D" w:rsidRPr="00ED1D88" w:rsidRDefault="009E389D" w:rsidP="00ED1D88"/>
    <w:p w14:paraId="55D54B3E"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94FF715" w14:textId="77777777" w:rsidR="00787EBC" w:rsidRPr="00ED1D88" w:rsidRDefault="00787EBC" w:rsidP="7C434651">
      <w:pPr>
        <w:ind w:firstLine="709"/>
        <w:rPr>
          <w:rFonts w:eastAsia="Arial"/>
          <w:color w:val="000000" w:themeColor="text1"/>
        </w:rPr>
      </w:pPr>
    </w:p>
    <w:p w14:paraId="4BEFCD4D" w14:textId="45969EC5" w:rsidR="00FA7C3C" w:rsidRPr="00AD3197" w:rsidRDefault="7C434651" w:rsidP="7C434651">
      <w:pPr>
        <w:ind w:firstLine="709"/>
        <w:rPr>
          <w:rFonts w:eastAsia="Arial"/>
          <w:color w:val="000000" w:themeColor="text1"/>
        </w:rPr>
      </w:pPr>
      <w:r w:rsidRPr="00AD3197">
        <w:rPr>
          <w:rFonts w:eastAsia="Arial"/>
          <w:color w:val="000000" w:themeColor="text1"/>
        </w:rPr>
        <w:t xml:space="preserve">Para explicar a jogabilidade, a figura </w:t>
      </w:r>
      <w:r w:rsidR="00E21B84" w:rsidRPr="00AD3197">
        <w:rPr>
          <w:rFonts w:eastAsia="Arial"/>
          <w:color w:val="000000" w:themeColor="text1"/>
        </w:rPr>
        <w:t>9</w:t>
      </w:r>
      <w:r w:rsidRPr="00AD3197">
        <w:rPr>
          <w:rFonts w:eastAsia="Arial"/>
          <w:color w:val="000000" w:themeColor="text1"/>
        </w:rPr>
        <w:t xml:space="preserve"> mostra a tela com cada comando utilizado no jogo.</w:t>
      </w:r>
    </w:p>
    <w:p w14:paraId="49A3D17F" w14:textId="3B28E284" w:rsidR="00FA7C3C" w:rsidRPr="00AD3197" w:rsidRDefault="00FA7C3C" w:rsidP="7C434651">
      <w:pPr>
        <w:rPr>
          <w:rFonts w:eastAsia="Arial"/>
          <w:color w:val="000000" w:themeColor="text1"/>
        </w:rPr>
      </w:pPr>
    </w:p>
    <w:p w14:paraId="157E3C39" w14:textId="5ABD2020" w:rsidR="004C26B8" w:rsidRPr="00AD3197" w:rsidRDefault="004C26B8" w:rsidP="00ED1D88">
      <w:pPr>
        <w:suppressAutoHyphens/>
        <w:spacing w:line="240" w:lineRule="auto"/>
        <w:jc w:val="left"/>
        <w:rPr>
          <w:rFonts w:eastAsia="Arial"/>
          <w:color w:val="000000" w:themeColor="text1"/>
          <w:szCs w:val="20"/>
          <w:lang w:eastAsia="ar-SA"/>
        </w:rPr>
      </w:pPr>
      <w:bookmarkStart w:id="457" w:name="_Toc24387433"/>
      <w:r w:rsidRPr="00ED1D88">
        <w:rPr>
          <w:rFonts w:eastAsia="Arial"/>
          <w:b/>
          <w:bCs/>
          <w:color w:val="000000" w:themeColor="text1"/>
          <w:sz w:val="20"/>
          <w:szCs w:val="20"/>
          <w:lang w:eastAsia="ar-SA"/>
        </w:rPr>
        <w:t>Figur</w:t>
      </w:r>
      <w:r w:rsidR="001D20CA"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comandos.</w:t>
      </w:r>
      <w:bookmarkEnd w:id="457"/>
      <w:r w:rsidRPr="00ED1D88">
        <w:rPr>
          <w:rFonts w:eastAsia="Arial"/>
          <w:b/>
          <w:bCs/>
          <w:color w:val="000000" w:themeColor="text1"/>
          <w:sz w:val="20"/>
          <w:szCs w:val="20"/>
          <w:lang w:eastAsia="ar-SA"/>
        </w:rPr>
        <w:t xml:space="preserve"> </w:t>
      </w:r>
    </w:p>
    <w:p w14:paraId="243D7F67" w14:textId="77777777" w:rsidR="009E389D" w:rsidRPr="00ED1D88" w:rsidRDefault="009E389D" w:rsidP="00ED1D88">
      <w:pPr>
        <w:rPr>
          <w:lang w:eastAsia="ar-SA"/>
        </w:rPr>
      </w:pPr>
    </w:p>
    <w:p w14:paraId="2CA8DCC4" w14:textId="09050D0D" w:rsidR="00FA7C3C" w:rsidRPr="00AD3197"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3F888F76" wp14:editId="1D11B3E9">
            <wp:extent cx="3970926" cy="2162776"/>
            <wp:effectExtent l="0" t="0" r="0" b="9525"/>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2830" cy="2180153"/>
                    </a:xfrm>
                    <a:prstGeom prst="rect">
                      <a:avLst/>
                    </a:prstGeom>
                  </pic:spPr>
                </pic:pic>
              </a:graphicData>
            </a:graphic>
          </wp:inline>
        </w:drawing>
      </w:r>
    </w:p>
    <w:p w14:paraId="42DD360C" w14:textId="77777777" w:rsidR="009E389D" w:rsidRPr="00ED1D88" w:rsidRDefault="009E389D" w:rsidP="00ED1D88"/>
    <w:p w14:paraId="05D7E2A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AC404C8" w14:textId="77777777" w:rsidR="003D7A9A" w:rsidRPr="00AD3197" w:rsidRDefault="003D7A9A" w:rsidP="7C434651">
      <w:pPr>
        <w:ind w:firstLine="709"/>
        <w:rPr>
          <w:rFonts w:eastAsia="Arial"/>
          <w:color w:val="000000" w:themeColor="text1"/>
        </w:rPr>
      </w:pPr>
    </w:p>
    <w:p w14:paraId="607C5879" w14:textId="04A80AEA" w:rsidR="00F67597" w:rsidRPr="00ED1D88" w:rsidRDefault="00F67597" w:rsidP="7C434651">
      <w:pPr>
        <w:rPr>
          <w:rFonts w:eastAsia="Arial"/>
          <w:color w:val="000000" w:themeColor="text1"/>
        </w:rPr>
      </w:pPr>
    </w:p>
    <w:p w14:paraId="22A89E44" w14:textId="7EB6684E" w:rsidR="005F1233" w:rsidRPr="00AD3197" w:rsidRDefault="7C434651" w:rsidP="7C434651">
      <w:pPr>
        <w:ind w:firstLine="709"/>
        <w:rPr>
          <w:rFonts w:eastAsia="Arial"/>
          <w:color w:val="000000" w:themeColor="text1"/>
        </w:rPr>
      </w:pPr>
      <w:r w:rsidRPr="00AD3197">
        <w:rPr>
          <w:rFonts w:eastAsia="Arial"/>
          <w:color w:val="000000" w:themeColor="text1"/>
        </w:rPr>
        <w:t xml:space="preserve">A tela de </w:t>
      </w:r>
      <w:proofErr w:type="spellStart"/>
      <w:r w:rsidRPr="00AD3197">
        <w:rPr>
          <w:rFonts w:eastAsia="Arial"/>
          <w:i/>
          <w:iCs/>
          <w:color w:val="000000" w:themeColor="text1"/>
        </w:rPr>
        <w:t>Loading</w:t>
      </w:r>
      <w:proofErr w:type="spellEnd"/>
      <w:r w:rsidRPr="00AD3197">
        <w:rPr>
          <w:rFonts w:eastAsia="Arial"/>
          <w:color w:val="000000" w:themeColor="text1"/>
        </w:rPr>
        <w:t xml:space="preserve"> apresentada na </w:t>
      </w:r>
      <w:r w:rsidRPr="006128E9">
        <w:rPr>
          <w:rFonts w:eastAsia="Arial"/>
          <w:color w:val="000000" w:themeColor="text1"/>
          <w:highlight w:val="yellow"/>
        </w:rPr>
        <w:t xml:space="preserve">figura </w:t>
      </w:r>
      <w:r w:rsidR="00E21B84" w:rsidRPr="006128E9">
        <w:rPr>
          <w:rFonts w:eastAsia="Arial"/>
          <w:color w:val="000000" w:themeColor="text1"/>
          <w:highlight w:val="yellow"/>
        </w:rPr>
        <w:t>11</w:t>
      </w:r>
      <w:r w:rsidRPr="00AD3197">
        <w:rPr>
          <w:rFonts w:eastAsia="Arial"/>
          <w:color w:val="000000" w:themeColor="text1"/>
        </w:rPr>
        <w:t>, serve apenas para o carrega</w:t>
      </w:r>
      <w:r w:rsidR="006128E9">
        <w:rPr>
          <w:rFonts w:eastAsia="Arial"/>
          <w:color w:val="000000" w:themeColor="text1"/>
        </w:rPr>
        <w:t xml:space="preserve">r </w:t>
      </w:r>
      <w:r w:rsidRPr="00AD3197">
        <w:rPr>
          <w:rFonts w:eastAsia="Arial"/>
          <w:color w:val="000000" w:themeColor="text1"/>
        </w:rPr>
        <w:t>os dados necessários para a partida iniciar.</w:t>
      </w:r>
    </w:p>
    <w:p w14:paraId="4755B31D" w14:textId="5BE9FACF" w:rsidR="00F67597" w:rsidRPr="00ED1D88" w:rsidRDefault="00F67597" w:rsidP="7C434651">
      <w:pPr>
        <w:rPr>
          <w:rFonts w:eastAsia="Arial"/>
          <w:color w:val="000000" w:themeColor="text1"/>
        </w:rPr>
      </w:pPr>
    </w:p>
    <w:p w14:paraId="235CAFDE" w14:textId="5DF693F0" w:rsidR="007C140D" w:rsidRPr="00ED1D88" w:rsidRDefault="007C140D" w:rsidP="7C434651">
      <w:pPr>
        <w:rPr>
          <w:rFonts w:eastAsia="Arial"/>
          <w:color w:val="000000" w:themeColor="text1"/>
        </w:rPr>
      </w:pPr>
    </w:p>
    <w:p w14:paraId="49058A87" w14:textId="670EBA96"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458" w:name="_Toc24387434"/>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11</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w:t>
      </w:r>
      <w:proofErr w:type="spellStart"/>
      <w:r w:rsidRPr="00ED1D88">
        <w:rPr>
          <w:rFonts w:eastAsia="Arial"/>
          <w:b/>
          <w:bCs/>
          <w:color w:val="000000" w:themeColor="text1"/>
          <w:sz w:val="20"/>
          <w:szCs w:val="20"/>
          <w:lang w:eastAsia="ar-SA"/>
        </w:rPr>
        <w:t>Loading</w:t>
      </w:r>
      <w:proofErr w:type="spellEnd"/>
      <w:r w:rsidRPr="00ED1D88">
        <w:rPr>
          <w:rFonts w:eastAsia="Arial"/>
          <w:b/>
          <w:bCs/>
          <w:color w:val="000000" w:themeColor="text1"/>
          <w:sz w:val="20"/>
          <w:szCs w:val="20"/>
          <w:lang w:eastAsia="ar-SA"/>
        </w:rPr>
        <w:t>.</w:t>
      </w:r>
      <w:bookmarkEnd w:id="458"/>
      <w:r w:rsidRPr="00ED1D88">
        <w:rPr>
          <w:rFonts w:eastAsia="Arial"/>
          <w:b/>
          <w:bCs/>
          <w:color w:val="000000" w:themeColor="text1"/>
          <w:sz w:val="20"/>
          <w:szCs w:val="20"/>
          <w:lang w:eastAsia="ar-SA"/>
        </w:rPr>
        <w:t xml:space="preserve"> </w:t>
      </w:r>
    </w:p>
    <w:p w14:paraId="7CAF04CD"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3DC5460A" w14:textId="76827CC7" w:rsidR="00F67597"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1CBA02F7" wp14:editId="32A03BA4">
            <wp:extent cx="4240404" cy="2353703"/>
            <wp:effectExtent l="0" t="0" r="8255" b="889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0664" cy="2364949"/>
                    </a:xfrm>
                    <a:prstGeom prst="rect">
                      <a:avLst/>
                    </a:prstGeom>
                  </pic:spPr>
                </pic:pic>
              </a:graphicData>
            </a:graphic>
          </wp:inline>
        </w:drawing>
      </w:r>
    </w:p>
    <w:p w14:paraId="108585B4" w14:textId="77777777" w:rsidR="009E389D" w:rsidRPr="00ED1D88" w:rsidRDefault="009E389D" w:rsidP="00ED1D88"/>
    <w:p w14:paraId="1D8084A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49BF383" w14:textId="77777777" w:rsidR="00F67597" w:rsidRPr="00ED1D88" w:rsidRDefault="00F67597" w:rsidP="7C434651">
      <w:pPr>
        <w:rPr>
          <w:rFonts w:eastAsia="Arial"/>
          <w:color w:val="000000" w:themeColor="text1"/>
        </w:rPr>
      </w:pPr>
    </w:p>
    <w:p w14:paraId="2C087123" w14:textId="08A523B2" w:rsidR="000C3517" w:rsidRPr="00ED1D88" w:rsidRDefault="7C434651" w:rsidP="00ED1D88">
      <w:pPr>
        <w:keepNext/>
        <w:keepLines/>
        <w:ind w:firstLine="709"/>
        <w:jc w:val="left"/>
        <w:rPr>
          <w:rFonts w:eastAsia="Arial"/>
        </w:rPr>
      </w:pPr>
      <w:r w:rsidRPr="00ED1D88">
        <w:rPr>
          <w:rFonts w:eastAsia="Arial"/>
        </w:rPr>
        <w:lastRenderedPageBreak/>
        <w:t xml:space="preserve">Sendo um jogo multiplayer local, será possível utilizar a ferramenta de pausa, como mostra a figura </w:t>
      </w:r>
      <w:r w:rsidR="00E21B84" w:rsidRPr="00ED1D88">
        <w:rPr>
          <w:rFonts w:eastAsia="Arial"/>
        </w:rPr>
        <w:t>12</w:t>
      </w:r>
      <w:r w:rsidRPr="00ED1D88">
        <w:rPr>
          <w:rFonts w:eastAsia="Arial"/>
        </w:rPr>
        <w:t>. Na mesma figura, é possível visualizar o HUD criado para o jogo. No HUD</w:t>
      </w:r>
      <w:proofErr w:type="gramStart"/>
      <w:r w:rsidR="00556DA6" w:rsidRPr="00AD3197">
        <w:t>¹</w:t>
      </w:r>
      <w:r w:rsidR="00970448" w:rsidRPr="00ED1D88">
        <w:rPr>
          <w:rFonts w:eastAsia="Arial"/>
        </w:rPr>
        <w:t xml:space="preserve"> </w:t>
      </w:r>
      <w:r w:rsidRPr="00ED1D88">
        <w:rPr>
          <w:rFonts w:eastAsia="Arial"/>
        </w:rPr>
        <w:t xml:space="preserve"> o</w:t>
      </w:r>
      <w:proofErr w:type="gramEnd"/>
      <w:r w:rsidRPr="00ED1D88">
        <w:rPr>
          <w:rFonts w:eastAsia="Arial"/>
        </w:rPr>
        <w:t xml:space="preserve"> jogador terá fácil acesso as informações básicas da partida relacionada a cada personagem, sem perder sua imersão. </w:t>
      </w:r>
    </w:p>
    <w:p w14:paraId="71207430" w14:textId="00D31792" w:rsidR="00134B48" w:rsidRPr="00ED1D88" w:rsidRDefault="7C434651" w:rsidP="00ED1D88">
      <w:pPr>
        <w:keepNext/>
        <w:keepLines/>
        <w:ind w:firstLine="709"/>
        <w:jc w:val="left"/>
        <w:rPr>
          <w:rFonts w:eastAsia="Arial"/>
        </w:rPr>
      </w:pPr>
      <w:r w:rsidRPr="00ED1D88">
        <w:rPr>
          <w:rFonts w:eastAsia="Arial"/>
        </w:rPr>
        <w:t xml:space="preserve">Os círculos vermelhos contabilizam os pontos de vida de cada </w:t>
      </w:r>
      <w:proofErr w:type="gramStart"/>
      <w:r w:rsidRPr="00ED1D88">
        <w:rPr>
          <w:rFonts w:eastAsia="Arial"/>
        </w:rPr>
        <w:t>jogador,  a</w:t>
      </w:r>
      <w:proofErr w:type="gramEnd"/>
      <w:r w:rsidRPr="00ED1D88">
        <w:rPr>
          <w:rFonts w:eastAsia="Arial"/>
        </w:rPr>
        <w:t xml:space="preserve"> barra amarela representa a </w:t>
      </w:r>
      <w:proofErr w:type="spellStart"/>
      <w:r w:rsidRPr="00E776A7">
        <w:rPr>
          <w:rFonts w:eastAsia="Arial"/>
          <w:i/>
        </w:rPr>
        <w:t>stamin</w:t>
      </w:r>
      <w:r w:rsidR="00E776A7">
        <w:rPr>
          <w:rFonts w:eastAsia="Arial"/>
          <w:i/>
        </w:rPr>
        <w:t>a</w:t>
      </w:r>
      <w:proofErr w:type="spellEnd"/>
      <w:r w:rsidR="002353AF">
        <w:rPr>
          <w:rFonts w:eastAsia="Arial"/>
          <w:i/>
        </w:rPr>
        <w:t>,</w:t>
      </w:r>
      <w:r w:rsidRPr="00ED1D88">
        <w:rPr>
          <w:rFonts w:eastAsia="Arial"/>
        </w:rPr>
        <w:t xml:space="preserve"> é possível ver </w:t>
      </w:r>
      <w:r w:rsidR="002353AF">
        <w:rPr>
          <w:rFonts w:eastAsia="Arial"/>
        </w:rPr>
        <w:t>também, qual dos jogadores possui a chave</w:t>
      </w:r>
      <w:r w:rsidRPr="00ED1D88">
        <w:rPr>
          <w:rFonts w:eastAsia="Arial"/>
        </w:rPr>
        <w:t>.</w:t>
      </w:r>
    </w:p>
    <w:p w14:paraId="580AEEB9" w14:textId="77777777" w:rsidR="00E776A7" w:rsidRDefault="00E776A7" w:rsidP="00E776A7">
      <w:pPr>
        <w:spacing w:line="240" w:lineRule="auto"/>
        <w:jc w:val="left"/>
        <w:rPr>
          <w:rFonts w:eastAsia="Arial"/>
          <w:color w:val="000000" w:themeColor="text1"/>
        </w:rPr>
      </w:pPr>
    </w:p>
    <w:p w14:paraId="19DDB026" w14:textId="2ACEBBE4" w:rsidR="00FA24FD" w:rsidRPr="00AD3197" w:rsidRDefault="00FA24FD" w:rsidP="00E776A7">
      <w:pPr>
        <w:spacing w:line="240" w:lineRule="auto"/>
        <w:jc w:val="left"/>
        <w:rPr>
          <w:rFonts w:eastAsia="Arial"/>
          <w:b/>
          <w:bCs/>
          <w:color w:val="000000" w:themeColor="text1"/>
          <w:sz w:val="20"/>
          <w:szCs w:val="20"/>
          <w:lang w:eastAsia="ar-SA"/>
        </w:rPr>
      </w:pPr>
      <w:bookmarkStart w:id="459" w:name="_Toc24387435"/>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pausa do jogo e o HUD.</w:t>
      </w:r>
      <w:bookmarkEnd w:id="459"/>
      <w:r w:rsidRPr="00ED1D88">
        <w:rPr>
          <w:rFonts w:eastAsia="Arial"/>
          <w:b/>
          <w:bCs/>
          <w:color w:val="000000" w:themeColor="text1"/>
          <w:sz w:val="20"/>
          <w:szCs w:val="20"/>
          <w:lang w:eastAsia="ar-SA"/>
        </w:rPr>
        <w:t xml:space="preserve"> </w:t>
      </w:r>
    </w:p>
    <w:p w14:paraId="2162B3A0"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50BBC44" w14:textId="13D8F452" w:rsidR="00FA7C3C"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70CD0740" wp14:editId="32D3755F">
            <wp:extent cx="4529469" cy="2485709"/>
            <wp:effectExtent l="0" t="0" r="444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7971" cy="2512326"/>
                    </a:xfrm>
                    <a:prstGeom prst="rect">
                      <a:avLst/>
                    </a:prstGeom>
                  </pic:spPr>
                </pic:pic>
              </a:graphicData>
            </a:graphic>
          </wp:inline>
        </w:drawing>
      </w:r>
    </w:p>
    <w:p w14:paraId="0FB550FA" w14:textId="77777777" w:rsidR="009E389D" w:rsidRPr="00ED1D88" w:rsidRDefault="009E389D" w:rsidP="00ED1D88"/>
    <w:p w14:paraId="24492E07" w14:textId="53CA2AFF"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DE054BA" w14:textId="717D8E23" w:rsidR="00ED1D88" w:rsidRDefault="00ED1D88" w:rsidP="007F26AF">
      <w:pPr>
        <w:suppressAutoHyphens/>
        <w:spacing w:line="240" w:lineRule="auto"/>
        <w:jc w:val="left"/>
        <w:rPr>
          <w:rFonts w:eastAsia="Arial"/>
          <w:b/>
          <w:bCs/>
          <w:color w:val="000000" w:themeColor="text1"/>
          <w:sz w:val="20"/>
          <w:szCs w:val="20"/>
          <w:lang w:eastAsia="ar-SA"/>
        </w:rPr>
      </w:pPr>
    </w:p>
    <w:p w14:paraId="78C2D73D"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655F1215" w14:textId="325672DC" w:rsidR="00FA7C3C" w:rsidRPr="00AD3197" w:rsidRDefault="7C434651" w:rsidP="7C434651">
      <w:pPr>
        <w:ind w:firstLine="709"/>
        <w:rPr>
          <w:rFonts w:eastAsia="Arial"/>
          <w:color w:val="000000" w:themeColor="text1"/>
        </w:rPr>
      </w:pPr>
      <w:r w:rsidRPr="00AD3197">
        <w:rPr>
          <w:rFonts w:eastAsia="Arial"/>
          <w:color w:val="000000" w:themeColor="text1"/>
        </w:rPr>
        <w:t>Após a partida, é exibida a tela de vitória, mostrando quem é o vencedor da partida, junto do tempo de partida</w:t>
      </w:r>
      <w:r w:rsidR="002178A6">
        <w:rPr>
          <w:rFonts w:eastAsia="Arial"/>
          <w:color w:val="000000" w:themeColor="text1"/>
        </w:rPr>
        <w:t>, e a pontuação de cada um</w:t>
      </w:r>
      <w:r w:rsidRPr="00AD3197">
        <w:rPr>
          <w:rFonts w:eastAsia="Arial"/>
          <w:color w:val="000000" w:themeColor="text1"/>
        </w:rPr>
        <w:t xml:space="preserve">, como mostra a figura </w:t>
      </w:r>
      <w:r w:rsidR="00E21B84" w:rsidRPr="00AD3197">
        <w:rPr>
          <w:rFonts w:eastAsia="Arial"/>
          <w:color w:val="000000" w:themeColor="text1"/>
        </w:rPr>
        <w:t>13</w:t>
      </w:r>
      <w:r w:rsidRPr="00AD3197">
        <w:rPr>
          <w:rFonts w:eastAsia="Arial"/>
          <w:color w:val="000000" w:themeColor="text1"/>
        </w:rPr>
        <w:t>.</w:t>
      </w:r>
    </w:p>
    <w:p w14:paraId="1E2CEDF0" w14:textId="77777777" w:rsidR="00013B50" w:rsidRPr="00ED1D88" w:rsidRDefault="00013B50" w:rsidP="7C434651">
      <w:pPr>
        <w:rPr>
          <w:rFonts w:eastAsia="Arial"/>
          <w:color w:val="000000" w:themeColor="text1"/>
        </w:rPr>
      </w:pPr>
    </w:p>
    <w:p w14:paraId="25F4D423" w14:textId="52003ABF"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460" w:name="_Toc24387436"/>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13</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Vencedor do jogo.</w:t>
      </w:r>
      <w:bookmarkEnd w:id="460"/>
      <w:r w:rsidRPr="00ED1D88">
        <w:rPr>
          <w:rFonts w:eastAsia="Arial"/>
          <w:b/>
          <w:bCs/>
          <w:color w:val="000000" w:themeColor="text1"/>
          <w:sz w:val="20"/>
          <w:szCs w:val="20"/>
          <w:lang w:eastAsia="ar-SA"/>
        </w:rPr>
        <w:t xml:space="preserve"> </w:t>
      </w:r>
    </w:p>
    <w:p w14:paraId="511290E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96947B9" w14:textId="706DDD9D" w:rsidR="00FA7C3C" w:rsidRPr="00ED1D88"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7F233A14" wp14:editId="393DBF2F">
            <wp:extent cx="4702629" cy="2640428"/>
            <wp:effectExtent l="0" t="0" r="3175"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4723498" cy="2652146"/>
                    </a:xfrm>
                    <a:prstGeom prst="rect">
                      <a:avLst/>
                    </a:prstGeom>
                  </pic:spPr>
                </pic:pic>
              </a:graphicData>
            </a:graphic>
          </wp:inline>
        </w:drawing>
      </w:r>
    </w:p>
    <w:p w14:paraId="57F175BA" w14:textId="77777777" w:rsidR="009E389D" w:rsidRPr="00ED1D88" w:rsidRDefault="009E389D" w:rsidP="00ED1D88"/>
    <w:p w14:paraId="6405B83D"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0D11259" w14:textId="77777777" w:rsidR="00387C44" w:rsidRPr="00ED1D88" w:rsidRDefault="00387C44" w:rsidP="7C434651">
      <w:pPr>
        <w:ind w:firstLine="709"/>
        <w:rPr>
          <w:rFonts w:eastAsia="Arial"/>
          <w:color w:val="000000" w:themeColor="text1"/>
        </w:rPr>
      </w:pPr>
    </w:p>
    <w:p w14:paraId="7847CE49"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34592FE2" w14:textId="4BC5327B" w:rsidR="00035FAE" w:rsidRPr="00AD3197" w:rsidRDefault="7C434651" w:rsidP="7C434651">
      <w:pPr>
        <w:ind w:firstLine="709"/>
        <w:rPr>
          <w:rFonts w:eastAsia="Arial"/>
          <w:color w:val="000000" w:themeColor="text1"/>
        </w:rPr>
      </w:pPr>
      <w:r w:rsidRPr="00AD3197">
        <w:rPr>
          <w:rFonts w:eastAsia="Arial"/>
          <w:color w:val="000000" w:themeColor="text1"/>
        </w:rPr>
        <w:t xml:space="preserve">Outra cena importante do jogo, </w:t>
      </w:r>
      <w:r w:rsidR="00A82B21" w:rsidRPr="00AD3197">
        <w:rPr>
          <w:rFonts w:eastAsia="Arial"/>
          <w:color w:val="000000" w:themeColor="text1"/>
        </w:rPr>
        <w:t>são</w:t>
      </w:r>
      <w:r w:rsidRPr="00AD3197">
        <w:rPr>
          <w:rFonts w:eastAsia="Arial"/>
          <w:color w:val="000000" w:themeColor="text1"/>
        </w:rPr>
        <w:t xml:space="preserve"> os créditos. Na figura </w:t>
      </w:r>
      <w:r w:rsidR="00E21B84" w:rsidRPr="00AD3197">
        <w:rPr>
          <w:rFonts w:eastAsia="Arial"/>
          <w:color w:val="000000" w:themeColor="text1"/>
        </w:rPr>
        <w:t>15</w:t>
      </w:r>
      <w:r w:rsidRPr="00AD3197">
        <w:rPr>
          <w:rFonts w:eastAsia="Arial"/>
          <w:color w:val="000000" w:themeColor="text1"/>
        </w:rPr>
        <w:t xml:space="preserve"> mostra quem participou de seu desenvolvimento, juntamente como seu papel no mesmo.</w:t>
      </w:r>
    </w:p>
    <w:p w14:paraId="5C8ED102" w14:textId="77777777" w:rsidR="00035FAE" w:rsidRPr="00ED1D88" w:rsidRDefault="00035FAE" w:rsidP="7C434651">
      <w:pPr>
        <w:rPr>
          <w:rFonts w:eastAsia="Arial"/>
          <w:color w:val="000000" w:themeColor="text1"/>
        </w:rPr>
      </w:pPr>
    </w:p>
    <w:p w14:paraId="1471FB20" w14:textId="1067C48B" w:rsidR="003102BE" w:rsidRPr="00AD3197" w:rsidRDefault="003102BE" w:rsidP="003102BE">
      <w:pPr>
        <w:suppressAutoHyphens/>
        <w:spacing w:line="240" w:lineRule="auto"/>
        <w:jc w:val="left"/>
        <w:rPr>
          <w:rFonts w:eastAsia="Arial"/>
          <w:b/>
          <w:bCs/>
          <w:color w:val="000000" w:themeColor="text1"/>
          <w:sz w:val="20"/>
          <w:szCs w:val="20"/>
          <w:lang w:eastAsia="ar-SA"/>
        </w:rPr>
      </w:pPr>
      <w:bookmarkStart w:id="461" w:name="_Toc24387437"/>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créditos do jogo.</w:t>
      </w:r>
      <w:bookmarkEnd w:id="461"/>
      <w:r w:rsidRPr="00ED1D88">
        <w:rPr>
          <w:rFonts w:eastAsia="Arial"/>
          <w:b/>
          <w:bCs/>
          <w:color w:val="000000" w:themeColor="text1"/>
          <w:sz w:val="20"/>
          <w:szCs w:val="20"/>
          <w:lang w:eastAsia="ar-SA"/>
        </w:rPr>
        <w:t xml:space="preserve"> </w:t>
      </w:r>
    </w:p>
    <w:p w14:paraId="3D8C6DC4"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6DF526BF" w14:textId="69BAC4BD" w:rsidR="00035FAE" w:rsidRDefault="00D2675E">
      <w:pPr>
        <w:pStyle w:val="Legenda"/>
        <w:keepNext/>
        <w:spacing w:after="0"/>
        <w:rPr>
          <w:ins w:id="462" w:author="LEONARDO LIRA" w:date="2020-05-18T19:37:00Z"/>
          <w:rFonts w:eastAsia="Arial"/>
          <w:color w:val="000000" w:themeColor="text1"/>
        </w:rPr>
      </w:pPr>
      <w:r w:rsidRPr="00ED1D88">
        <w:rPr>
          <w:noProof/>
          <w:lang w:eastAsia="pt-BR"/>
        </w:rPr>
        <w:drawing>
          <wp:inline distT="0" distB="0" distL="0" distR="0" wp14:anchorId="0042C8AD" wp14:editId="56BA4EFE">
            <wp:extent cx="4742822" cy="2635774"/>
            <wp:effectExtent l="0" t="0" r="635"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4763912" cy="2647494"/>
                    </a:xfrm>
                    <a:prstGeom prst="rect">
                      <a:avLst/>
                    </a:prstGeom>
                  </pic:spPr>
                </pic:pic>
              </a:graphicData>
            </a:graphic>
          </wp:inline>
        </w:drawing>
      </w:r>
    </w:p>
    <w:p w14:paraId="3D1A87FD" w14:textId="77777777" w:rsidR="008D0AEA" w:rsidRPr="008D0AEA" w:rsidRDefault="008D0AEA">
      <w:pPr>
        <w:rPr>
          <w:rPrChange w:id="463" w:author="LEONARDO LIRA" w:date="2020-05-18T19:37:00Z">
            <w:rPr>
              <w:rFonts w:eastAsia="Arial"/>
              <w:color w:val="000000" w:themeColor="text1"/>
            </w:rPr>
          </w:rPrChange>
        </w:rPr>
        <w:pPrChange w:id="464" w:author="LEONARDO LIRA" w:date="2020-05-18T19:37:00Z">
          <w:pPr>
            <w:pStyle w:val="Legenda"/>
            <w:keepNext/>
            <w:spacing w:after="0"/>
          </w:pPr>
        </w:pPrChange>
      </w:pPr>
    </w:p>
    <w:p w14:paraId="0F9E8CCB" w14:textId="77777777" w:rsidR="009E389D" w:rsidRPr="00ED1D88" w:rsidRDefault="009E389D" w:rsidP="00ED1D88"/>
    <w:p w14:paraId="4572C90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0BC2F1F" w14:textId="77777777" w:rsidR="007C140D" w:rsidRPr="00ED1D88" w:rsidRDefault="007C140D" w:rsidP="7C434651">
      <w:pPr>
        <w:suppressAutoHyphens/>
        <w:spacing w:line="240" w:lineRule="auto"/>
        <w:jc w:val="left"/>
        <w:rPr>
          <w:rFonts w:eastAsia="Arial"/>
          <w:b/>
          <w:bCs/>
          <w:color w:val="000000" w:themeColor="text1"/>
          <w:sz w:val="20"/>
          <w:szCs w:val="20"/>
          <w:lang w:eastAsia="ar-SA"/>
        </w:rPr>
      </w:pPr>
    </w:p>
    <w:p w14:paraId="01557A2D" w14:textId="75C1BF9A" w:rsidR="00ED1D88" w:rsidRDefault="00ED1D88">
      <w:pPr>
        <w:spacing w:line="240" w:lineRule="auto"/>
        <w:jc w:val="left"/>
        <w:rPr>
          <w:rFonts w:eastAsia="Arial"/>
          <w:color w:val="000000" w:themeColor="text1"/>
          <w:lang w:eastAsia="ar-SA"/>
        </w:rPr>
      </w:pPr>
      <w:r>
        <w:rPr>
          <w:rFonts w:eastAsia="Arial"/>
          <w:color w:val="000000" w:themeColor="text1"/>
          <w:lang w:eastAsia="ar-SA"/>
        </w:rPr>
        <w:br w:type="page"/>
      </w:r>
    </w:p>
    <w:p w14:paraId="473CCB9E" w14:textId="1C968C20" w:rsidR="00BB3DB5" w:rsidRPr="00AD3197" w:rsidRDefault="00BB3DB5" w:rsidP="7C434651">
      <w:pPr>
        <w:pStyle w:val="Ttulo2"/>
        <w:rPr>
          <w:rFonts w:eastAsia="Arial"/>
          <w:color w:val="000000" w:themeColor="text1"/>
        </w:rPr>
      </w:pPr>
      <w:bookmarkStart w:id="465" w:name="_Toc24387386"/>
      <w:r w:rsidRPr="00AD3197">
        <w:rPr>
          <w:rFonts w:eastAsia="Arial"/>
          <w:color w:val="000000" w:themeColor="text1"/>
        </w:rPr>
        <w:lastRenderedPageBreak/>
        <w:t>2.</w:t>
      </w:r>
      <w:r w:rsidR="00090278"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Controle do jogo</w:t>
      </w:r>
      <w:bookmarkEnd w:id="465"/>
    </w:p>
    <w:p w14:paraId="176134C0" w14:textId="53D1BFDE" w:rsidR="0039310C" w:rsidRPr="00AD3197" w:rsidRDefault="0039310C" w:rsidP="00ED1D88">
      <w:pPr>
        <w:rPr>
          <w:rFonts w:eastAsia="Arial"/>
          <w:color w:val="000000" w:themeColor="text1"/>
        </w:rPr>
      </w:pPr>
    </w:p>
    <w:p w14:paraId="4D1135E5" w14:textId="14AFCF1B" w:rsidR="009E389D" w:rsidRPr="00AA4954" w:rsidRDefault="7C434651" w:rsidP="0038027F">
      <w:pPr>
        <w:ind w:firstLine="709"/>
        <w:rPr>
          <w:rFonts w:eastAsia="Arial"/>
          <w:color w:val="000000" w:themeColor="text1"/>
        </w:rPr>
      </w:pPr>
      <w:r w:rsidRPr="00AD3197">
        <w:rPr>
          <w:rFonts w:eastAsia="Arial"/>
          <w:color w:val="000000" w:themeColor="text1"/>
        </w:rPr>
        <w:t xml:space="preserve">Mantendo-se simples aos jogadores iniciantes ou experientes, os controles utilizados durante o jogo não possuem alta complexidade para seu manuseio, </w:t>
      </w:r>
      <w:r w:rsidRPr="00AA4954">
        <w:rPr>
          <w:rFonts w:eastAsia="Arial"/>
          <w:color w:val="000000" w:themeColor="text1"/>
        </w:rPr>
        <w:t xml:space="preserve">tornando as estratégias mais simples. A Figura </w:t>
      </w:r>
      <w:r w:rsidR="00E21B84" w:rsidRPr="00AA4954">
        <w:rPr>
          <w:rFonts w:eastAsia="Arial"/>
          <w:color w:val="000000" w:themeColor="text1"/>
        </w:rPr>
        <w:t>16</w:t>
      </w:r>
      <w:r w:rsidRPr="00AA4954">
        <w:rPr>
          <w:rFonts w:eastAsia="Arial"/>
          <w:color w:val="000000" w:themeColor="text1"/>
        </w:rPr>
        <w:t xml:space="preserve"> apresenta a identificação de cada botão (comando) utilizado no jogo e a Tabela </w:t>
      </w:r>
      <w:r w:rsidR="00E21B84" w:rsidRPr="00AA4954">
        <w:rPr>
          <w:rFonts w:eastAsia="Arial"/>
          <w:color w:val="000000" w:themeColor="text1"/>
        </w:rPr>
        <w:t>1</w:t>
      </w:r>
      <w:r w:rsidRPr="00AA4954">
        <w:rPr>
          <w:rFonts w:eastAsia="Arial"/>
          <w:color w:val="000000" w:themeColor="text1"/>
        </w:rPr>
        <w:t xml:space="preserve"> explica cada um desses botões.</w:t>
      </w:r>
    </w:p>
    <w:p w14:paraId="026FC8F0" w14:textId="77777777" w:rsidR="009E5AD9" w:rsidRPr="00AA4954" w:rsidRDefault="009E5AD9" w:rsidP="7C434651">
      <w:pPr>
        <w:rPr>
          <w:rFonts w:eastAsia="Arial"/>
          <w:color w:val="000000" w:themeColor="text1"/>
        </w:rPr>
      </w:pPr>
    </w:p>
    <w:p w14:paraId="04A56373" w14:textId="581D2ED9" w:rsidR="00783679" w:rsidRPr="00AA4954" w:rsidRDefault="00783679" w:rsidP="00ED1D88">
      <w:pPr>
        <w:suppressAutoHyphens/>
        <w:spacing w:line="240" w:lineRule="auto"/>
        <w:jc w:val="left"/>
        <w:rPr>
          <w:b/>
          <w:bCs/>
          <w:sz w:val="20"/>
          <w:szCs w:val="20"/>
          <w:highlight w:val="yellow"/>
        </w:rPr>
      </w:pPr>
      <w:bookmarkStart w:id="466" w:name="_Toc24387438"/>
      <w:r w:rsidRPr="00AA4954">
        <w:rPr>
          <w:rFonts w:eastAsia="Arial"/>
          <w:b/>
          <w:bCs/>
          <w:color w:val="000000" w:themeColor="text1"/>
          <w:sz w:val="20"/>
          <w:szCs w:val="20"/>
          <w:highlight w:val="yellow"/>
          <w:lang w:eastAsia="ar-SA"/>
        </w:rPr>
        <w:t>Figur</w:t>
      </w:r>
      <w:r w:rsidR="00D74F92" w:rsidRPr="00AA4954">
        <w:rPr>
          <w:rFonts w:eastAsia="Arial"/>
          <w:b/>
          <w:bCs/>
          <w:color w:val="000000" w:themeColor="text1"/>
          <w:sz w:val="20"/>
          <w:szCs w:val="20"/>
          <w:highlight w:val="yellow"/>
          <w:lang w:eastAsia="ar-SA"/>
        </w:rPr>
        <w:t>a</w:t>
      </w:r>
      <w:r w:rsidRPr="00AA4954">
        <w:rPr>
          <w:rFonts w:eastAsia="Arial"/>
          <w:b/>
          <w:bCs/>
          <w:color w:val="000000" w:themeColor="text1"/>
          <w:sz w:val="20"/>
          <w:szCs w:val="20"/>
          <w:highlight w:val="yellow"/>
          <w:lang w:eastAsia="ar-SA"/>
        </w:rPr>
        <w:t xml:space="preserve"> </w:t>
      </w:r>
      <w:r w:rsidRPr="00AA4954">
        <w:rPr>
          <w:rFonts w:eastAsia="Arial"/>
          <w:b/>
          <w:bCs/>
          <w:color w:val="000000" w:themeColor="text1"/>
          <w:sz w:val="20"/>
          <w:szCs w:val="20"/>
          <w:highlight w:val="yellow"/>
          <w:lang w:eastAsia="ar-SA"/>
        </w:rPr>
        <w:fldChar w:fldCharType="begin"/>
      </w:r>
      <w:r w:rsidRPr="00AA4954">
        <w:rPr>
          <w:rFonts w:eastAsia="Arial"/>
          <w:b/>
          <w:bCs/>
          <w:color w:val="000000" w:themeColor="text1"/>
          <w:sz w:val="20"/>
          <w:szCs w:val="20"/>
          <w:highlight w:val="yellow"/>
          <w:lang w:eastAsia="ar-SA"/>
        </w:rPr>
        <w:instrText xml:space="preserve"> SEQ Figure \* ARABIC </w:instrText>
      </w:r>
      <w:r w:rsidRPr="00AA4954">
        <w:rPr>
          <w:rFonts w:eastAsia="Arial"/>
          <w:b/>
          <w:bCs/>
          <w:color w:val="000000" w:themeColor="text1"/>
          <w:sz w:val="20"/>
          <w:szCs w:val="20"/>
          <w:highlight w:val="yellow"/>
          <w:lang w:eastAsia="ar-SA"/>
        </w:rPr>
        <w:fldChar w:fldCharType="separate"/>
      </w:r>
      <w:r w:rsidR="00B509A5" w:rsidRPr="00AA4954">
        <w:rPr>
          <w:rFonts w:eastAsia="Arial"/>
          <w:b/>
          <w:bCs/>
          <w:noProof/>
          <w:color w:val="000000" w:themeColor="text1"/>
          <w:sz w:val="20"/>
          <w:szCs w:val="20"/>
          <w:highlight w:val="yellow"/>
          <w:lang w:eastAsia="ar-SA"/>
        </w:rPr>
        <w:t>16</w:t>
      </w:r>
      <w:r w:rsidRPr="00AA4954">
        <w:rPr>
          <w:rFonts w:eastAsia="Arial"/>
          <w:b/>
          <w:bCs/>
          <w:color w:val="000000" w:themeColor="text1"/>
          <w:sz w:val="20"/>
          <w:szCs w:val="20"/>
          <w:highlight w:val="yellow"/>
          <w:lang w:eastAsia="ar-SA"/>
        </w:rPr>
        <w:fldChar w:fldCharType="end"/>
      </w:r>
      <w:r w:rsidRPr="00AA4954">
        <w:rPr>
          <w:rFonts w:eastAsia="Arial"/>
          <w:b/>
          <w:bCs/>
          <w:color w:val="000000" w:themeColor="text1"/>
          <w:sz w:val="20"/>
          <w:szCs w:val="20"/>
          <w:highlight w:val="yellow"/>
          <w:lang w:eastAsia="ar-SA"/>
        </w:rPr>
        <w:t xml:space="preserve"> – Joystick para identificação dos botões utilizados no jogo.</w:t>
      </w:r>
      <w:bookmarkEnd w:id="466"/>
    </w:p>
    <w:p w14:paraId="4218E7EB" w14:textId="3A951723" w:rsidR="00783679" w:rsidRPr="00AA4954" w:rsidRDefault="00783679" w:rsidP="00ED1D88">
      <w:pPr>
        <w:pStyle w:val="Legenda"/>
        <w:keepNext/>
        <w:rPr>
          <w:highlight w:val="yellow"/>
        </w:rPr>
      </w:pPr>
    </w:p>
    <w:p w14:paraId="2A71E78B" w14:textId="2FC224EF" w:rsidR="009E5AD9" w:rsidRPr="00AA4954" w:rsidRDefault="00B45919" w:rsidP="00ED1D88">
      <w:pPr>
        <w:jc w:val="center"/>
        <w:rPr>
          <w:rFonts w:eastAsia="Arial"/>
          <w:color w:val="000000" w:themeColor="text1"/>
          <w:highlight w:val="yellow"/>
        </w:rPr>
      </w:pPr>
      <w:r w:rsidRPr="00AA4954">
        <w:rPr>
          <w:noProof/>
          <w:highlight w:val="yellow"/>
          <w:lang w:eastAsia="pt-BR"/>
        </w:rPr>
        <w:drawing>
          <wp:inline distT="0" distB="0" distL="0" distR="0" wp14:anchorId="22EB5FB4" wp14:editId="1E310E75">
            <wp:extent cx="1883121" cy="1240164"/>
            <wp:effectExtent l="0" t="0" r="3175" b="0"/>
            <wp:docPr id="15621744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71269" cy="1298216"/>
                    </a:xfrm>
                    <a:prstGeom prst="rect">
                      <a:avLst/>
                    </a:prstGeom>
                  </pic:spPr>
                </pic:pic>
              </a:graphicData>
            </a:graphic>
          </wp:inline>
        </w:drawing>
      </w:r>
    </w:p>
    <w:p w14:paraId="363AF6EC" w14:textId="6E43B44A" w:rsidR="009E5AD9" w:rsidRPr="00AA4954" w:rsidRDefault="009E5AD9" w:rsidP="7C434651">
      <w:pPr>
        <w:jc w:val="left"/>
        <w:rPr>
          <w:rFonts w:eastAsia="Arial"/>
          <w:color w:val="000000" w:themeColor="text1"/>
          <w:highlight w:val="yellow"/>
        </w:rPr>
      </w:pPr>
    </w:p>
    <w:p w14:paraId="3DC61F2E" w14:textId="21404902" w:rsidR="007F26AF" w:rsidRPr="00AA4954"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highlight w:val="yellow"/>
          <w:lang w:eastAsia="ar-SA"/>
        </w:rPr>
        <w:t>Fonte: Elaborado pelo autor.</w:t>
      </w:r>
    </w:p>
    <w:p w14:paraId="3A3DA8CB" w14:textId="61E645EE"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5A15967F" w14:textId="77777777"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26B72748" w14:textId="6FF02620" w:rsidR="00D31401" w:rsidRPr="00AA4954" w:rsidRDefault="00D31401">
      <w:pPr>
        <w:suppressAutoHyphens/>
        <w:spacing w:line="240" w:lineRule="auto"/>
        <w:jc w:val="left"/>
        <w:rPr>
          <w:rFonts w:eastAsia="Arial"/>
          <w:b/>
          <w:bCs/>
          <w:color w:val="000000" w:themeColor="text1"/>
          <w:sz w:val="20"/>
          <w:szCs w:val="20"/>
          <w:lang w:eastAsia="ar-SA"/>
        </w:rPr>
      </w:pPr>
      <w:bookmarkStart w:id="467" w:name="_Toc24387446"/>
      <w:r w:rsidRPr="00AA4954">
        <w:rPr>
          <w:rFonts w:eastAsia="Arial"/>
          <w:b/>
          <w:bCs/>
          <w:color w:val="000000" w:themeColor="text1"/>
          <w:sz w:val="20"/>
          <w:szCs w:val="20"/>
          <w:lang w:eastAsia="ar-SA"/>
        </w:rPr>
        <w:t xml:space="preserve">Tabela </w:t>
      </w:r>
      <w:r w:rsidRPr="00AA4954">
        <w:rPr>
          <w:rFonts w:eastAsia="Arial"/>
          <w:b/>
          <w:bCs/>
          <w:color w:val="000000" w:themeColor="text1"/>
          <w:sz w:val="20"/>
          <w:szCs w:val="20"/>
          <w:lang w:eastAsia="ar-SA"/>
        </w:rPr>
        <w:fldChar w:fldCharType="begin"/>
      </w:r>
      <w:r w:rsidRPr="00AA4954">
        <w:rPr>
          <w:rFonts w:eastAsia="Arial"/>
          <w:b/>
          <w:bCs/>
          <w:color w:val="000000" w:themeColor="text1"/>
          <w:sz w:val="20"/>
          <w:szCs w:val="20"/>
          <w:lang w:eastAsia="ar-SA"/>
        </w:rPr>
        <w:instrText xml:space="preserve"> SEQ Tabela \* ARABIC </w:instrText>
      </w:r>
      <w:r w:rsidRPr="00AA4954">
        <w:rPr>
          <w:rFonts w:eastAsia="Arial"/>
          <w:b/>
          <w:bCs/>
          <w:color w:val="000000" w:themeColor="text1"/>
          <w:sz w:val="20"/>
          <w:szCs w:val="20"/>
          <w:lang w:eastAsia="ar-SA"/>
        </w:rPr>
        <w:fldChar w:fldCharType="separate"/>
      </w:r>
      <w:r w:rsidR="00B509A5" w:rsidRPr="00AA4954">
        <w:rPr>
          <w:rFonts w:eastAsia="Arial"/>
          <w:b/>
          <w:bCs/>
          <w:noProof/>
          <w:color w:val="000000" w:themeColor="text1"/>
          <w:sz w:val="20"/>
          <w:szCs w:val="20"/>
          <w:lang w:eastAsia="ar-SA"/>
        </w:rPr>
        <w:t>1</w:t>
      </w:r>
      <w:r w:rsidRPr="00AA4954">
        <w:rPr>
          <w:rFonts w:eastAsia="Arial"/>
          <w:b/>
          <w:bCs/>
          <w:color w:val="000000" w:themeColor="text1"/>
          <w:sz w:val="20"/>
          <w:szCs w:val="20"/>
          <w:lang w:eastAsia="ar-SA"/>
        </w:rPr>
        <w:fldChar w:fldCharType="end"/>
      </w:r>
      <w:r w:rsidRPr="00AA4954">
        <w:rPr>
          <w:rFonts w:eastAsia="Arial"/>
          <w:b/>
          <w:bCs/>
          <w:color w:val="000000" w:themeColor="text1"/>
          <w:sz w:val="20"/>
          <w:szCs w:val="20"/>
          <w:lang w:eastAsia="ar-SA"/>
        </w:rPr>
        <w:t xml:space="preserve"> – Mapeamento dos comandos utilizados no controle</w:t>
      </w:r>
      <w:r w:rsidR="009C4045" w:rsidRPr="00AA4954">
        <w:rPr>
          <w:rFonts w:eastAsia="Arial"/>
          <w:b/>
          <w:bCs/>
          <w:color w:val="000000" w:themeColor="text1"/>
          <w:sz w:val="20"/>
          <w:szCs w:val="20"/>
          <w:lang w:eastAsia="ar-SA"/>
        </w:rPr>
        <w:t>.</w:t>
      </w:r>
      <w:bookmarkEnd w:id="467"/>
    </w:p>
    <w:p w14:paraId="3F6368F5" w14:textId="77777777" w:rsidR="003558C1" w:rsidRPr="00AA4954" w:rsidRDefault="003558C1" w:rsidP="00ED1D88">
      <w:pPr>
        <w:suppressAutoHyphens/>
        <w:spacing w:line="240" w:lineRule="auto"/>
        <w:jc w:val="left"/>
        <w:rPr>
          <w:rFonts w:eastAsia="Arial"/>
          <w:color w:val="000000" w:themeColor="text1"/>
          <w:szCs w:val="20"/>
          <w:lang w:eastAsia="ar-SA"/>
        </w:rPr>
      </w:pPr>
    </w:p>
    <w:tbl>
      <w:tblPr>
        <w:tblStyle w:val="Tabelacomgrade"/>
        <w:tblW w:w="0" w:type="auto"/>
        <w:tblLook w:val="04A0" w:firstRow="1" w:lastRow="0" w:firstColumn="1" w:lastColumn="0" w:noHBand="0" w:noVBand="1"/>
      </w:tblPr>
      <w:tblGrid>
        <w:gridCol w:w="2122"/>
        <w:gridCol w:w="6372"/>
      </w:tblGrid>
      <w:tr w:rsidR="00D31401" w:rsidRPr="00AA4954" w14:paraId="0C87C009"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B6ABE96" w14:textId="5A41043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Comando</w:t>
            </w:r>
          </w:p>
        </w:tc>
        <w:tc>
          <w:tcPr>
            <w:tcW w:w="6372" w:type="dxa"/>
            <w:tcBorders>
              <w:top w:val="single" w:sz="4" w:space="0" w:color="auto"/>
              <w:left w:val="single" w:sz="4" w:space="0" w:color="auto"/>
              <w:bottom w:val="single" w:sz="4" w:space="0" w:color="auto"/>
              <w:right w:val="single" w:sz="4" w:space="0" w:color="auto"/>
            </w:tcBorders>
            <w:hideMark/>
          </w:tcPr>
          <w:p w14:paraId="291E5AA2" w14:textId="7777777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Descrição</w:t>
            </w:r>
          </w:p>
        </w:tc>
      </w:tr>
      <w:tr w:rsidR="00D31401" w:rsidRPr="00AA4954" w14:paraId="0B1244D1"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52B0D52" w14:textId="1E2930FA" w:rsidR="009E5AD9" w:rsidRPr="00AA4954" w:rsidRDefault="000360F1" w:rsidP="7C434651">
            <w:pPr>
              <w:jc w:val="left"/>
              <w:rPr>
                <w:rFonts w:eastAsia="Arial"/>
                <w:color w:val="000000" w:themeColor="text1"/>
                <w:sz w:val="20"/>
                <w:szCs w:val="20"/>
              </w:rPr>
            </w:pPr>
            <w:r w:rsidRPr="00AA4954">
              <w:rPr>
                <w:rFonts w:eastAsia="Arial"/>
                <w:color w:val="000000" w:themeColor="text1"/>
                <w:sz w:val="20"/>
                <w:szCs w:val="20"/>
              </w:rPr>
              <w:t>X</w:t>
            </w:r>
          </w:p>
        </w:tc>
        <w:tc>
          <w:tcPr>
            <w:tcW w:w="6372" w:type="dxa"/>
            <w:tcBorders>
              <w:top w:val="single" w:sz="4" w:space="0" w:color="auto"/>
              <w:left w:val="single" w:sz="4" w:space="0" w:color="auto"/>
              <w:bottom w:val="single" w:sz="4" w:space="0" w:color="auto"/>
              <w:right w:val="single" w:sz="4" w:space="0" w:color="auto"/>
            </w:tcBorders>
            <w:hideMark/>
          </w:tcPr>
          <w:p w14:paraId="6FAAEB50" w14:textId="2E8E9B47" w:rsidR="009E5AD9" w:rsidRPr="00AA4954" w:rsidRDefault="000360F1" w:rsidP="7C434651">
            <w:pPr>
              <w:jc w:val="left"/>
              <w:rPr>
                <w:rFonts w:eastAsia="Arial"/>
                <w:i/>
                <w:color w:val="000000" w:themeColor="text1"/>
                <w:sz w:val="20"/>
                <w:szCs w:val="20"/>
              </w:rPr>
            </w:pPr>
            <w:r w:rsidRPr="00AA4954">
              <w:rPr>
                <w:rFonts w:eastAsia="Arial"/>
                <w:i/>
                <w:color w:val="000000" w:themeColor="text1"/>
                <w:sz w:val="20"/>
                <w:szCs w:val="20"/>
              </w:rPr>
              <w:t>Dash</w:t>
            </w:r>
          </w:p>
        </w:tc>
      </w:tr>
      <w:tr w:rsidR="00D31401" w:rsidRPr="00AA4954" w14:paraId="4DA02A1D"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03E24C34" w14:textId="454E46B8"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R2</w:t>
            </w:r>
          </w:p>
        </w:tc>
        <w:tc>
          <w:tcPr>
            <w:tcW w:w="6372" w:type="dxa"/>
            <w:tcBorders>
              <w:top w:val="single" w:sz="4" w:space="0" w:color="auto"/>
              <w:left w:val="single" w:sz="4" w:space="0" w:color="auto"/>
              <w:bottom w:val="single" w:sz="4" w:space="0" w:color="auto"/>
              <w:right w:val="single" w:sz="4" w:space="0" w:color="auto"/>
            </w:tcBorders>
            <w:hideMark/>
          </w:tcPr>
          <w:p w14:paraId="1B9210EE" w14:textId="0CA4EFC2"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Ataque de longo alcance</w:t>
            </w:r>
          </w:p>
        </w:tc>
      </w:tr>
      <w:tr w:rsidR="00D31401" w:rsidRPr="00AA4954" w14:paraId="72CDA6F2"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147C8875" w14:textId="64D7A863" w:rsidR="009E5AD9" w:rsidRPr="00AA4954" w:rsidRDefault="7C434651" w:rsidP="7C434651">
            <w:pPr>
              <w:jc w:val="left"/>
              <w:rPr>
                <w:rFonts w:eastAsia="Arial"/>
                <w:color w:val="000000" w:themeColor="text1"/>
                <w:sz w:val="20"/>
                <w:szCs w:val="20"/>
              </w:rPr>
            </w:pPr>
            <w:r w:rsidRPr="00AA4954">
              <w:rPr>
                <w:rFonts w:eastAsia="Arial"/>
                <w:color w:val="000000" w:themeColor="text1"/>
                <w:sz w:val="20"/>
                <w:szCs w:val="20"/>
              </w:rPr>
              <w:t>Analógico esquerdo</w:t>
            </w:r>
          </w:p>
        </w:tc>
        <w:tc>
          <w:tcPr>
            <w:tcW w:w="6372" w:type="dxa"/>
            <w:tcBorders>
              <w:top w:val="single" w:sz="4" w:space="0" w:color="auto"/>
              <w:left w:val="single" w:sz="4" w:space="0" w:color="auto"/>
              <w:bottom w:val="single" w:sz="4" w:space="0" w:color="auto"/>
              <w:right w:val="single" w:sz="4" w:space="0" w:color="auto"/>
            </w:tcBorders>
            <w:hideMark/>
          </w:tcPr>
          <w:p w14:paraId="088BB5E4" w14:textId="749D129E" w:rsidR="009E5AD9" w:rsidRPr="00AA4954" w:rsidRDefault="00A47A7D" w:rsidP="7C434651">
            <w:pPr>
              <w:jc w:val="left"/>
              <w:rPr>
                <w:rFonts w:eastAsia="Arial"/>
                <w:color w:val="000000" w:themeColor="text1"/>
                <w:sz w:val="20"/>
                <w:szCs w:val="20"/>
              </w:rPr>
            </w:pPr>
            <w:r w:rsidRPr="00AA4954">
              <w:rPr>
                <w:rFonts w:eastAsia="Arial"/>
                <w:color w:val="172B4D"/>
                <w:sz w:val="21"/>
                <w:szCs w:val="21"/>
                <w:shd w:val="clear" w:color="auto" w:fill="FFFFFF"/>
              </w:rPr>
              <w:t>Movimentação do personagem</w:t>
            </w:r>
          </w:p>
        </w:tc>
      </w:tr>
      <w:tr w:rsidR="00A744E9" w:rsidRPr="00AA4954" w14:paraId="19EC5E36" w14:textId="77777777" w:rsidTr="7C434651">
        <w:tc>
          <w:tcPr>
            <w:tcW w:w="2122" w:type="dxa"/>
            <w:tcBorders>
              <w:top w:val="single" w:sz="4" w:space="0" w:color="auto"/>
              <w:left w:val="single" w:sz="4" w:space="0" w:color="auto"/>
              <w:bottom w:val="single" w:sz="4" w:space="0" w:color="auto"/>
              <w:right w:val="single" w:sz="4" w:space="0" w:color="auto"/>
            </w:tcBorders>
          </w:tcPr>
          <w:p w14:paraId="1CCE6834" w14:textId="7B18EAFB" w:rsidR="00A744E9" w:rsidRPr="00AA4954" w:rsidRDefault="00B45919" w:rsidP="7C434651">
            <w:pPr>
              <w:jc w:val="left"/>
              <w:rPr>
                <w:rFonts w:eastAsia="Arial"/>
                <w:color w:val="172B4D"/>
                <w:sz w:val="21"/>
                <w:szCs w:val="21"/>
              </w:rPr>
            </w:pPr>
            <w:r w:rsidRPr="00AA4954">
              <w:rPr>
                <w:rFonts w:eastAsia="Arial"/>
                <w:color w:val="172B4D"/>
                <w:sz w:val="21"/>
                <w:szCs w:val="21"/>
                <w:shd w:val="clear" w:color="auto" w:fill="FFFFFF"/>
              </w:rPr>
              <w:t>Analógico direito</w:t>
            </w:r>
          </w:p>
        </w:tc>
        <w:tc>
          <w:tcPr>
            <w:tcW w:w="6372" w:type="dxa"/>
            <w:tcBorders>
              <w:top w:val="single" w:sz="4" w:space="0" w:color="auto"/>
              <w:left w:val="single" w:sz="4" w:space="0" w:color="auto"/>
              <w:bottom w:val="single" w:sz="4" w:space="0" w:color="auto"/>
              <w:right w:val="single" w:sz="4" w:space="0" w:color="auto"/>
            </w:tcBorders>
          </w:tcPr>
          <w:p w14:paraId="35806696" w14:textId="65A7E22F" w:rsidR="00A744E9" w:rsidRPr="00AA4954" w:rsidRDefault="00A47A7D" w:rsidP="00ED1D88">
            <w:pPr>
              <w:keepNext/>
              <w:jc w:val="left"/>
              <w:rPr>
                <w:rFonts w:eastAsia="Arial"/>
                <w:color w:val="172B4D"/>
                <w:sz w:val="21"/>
                <w:szCs w:val="21"/>
              </w:rPr>
            </w:pPr>
            <w:r w:rsidRPr="00AA4954">
              <w:rPr>
                <w:rFonts w:eastAsia="Arial"/>
                <w:color w:val="172B4D"/>
                <w:sz w:val="21"/>
                <w:szCs w:val="21"/>
                <w:shd w:val="clear" w:color="auto" w:fill="FFFFFF"/>
              </w:rPr>
              <w:t>Movimentação da mira</w:t>
            </w:r>
          </w:p>
        </w:tc>
      </w:tr>
    </w:tbl>
    <w:p w14:paraId="78E6C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lang w:eastAsia="ar-SA"/>
        </w:rPr>
        <w:t>Fonte: Elaborado pelo autor.</w:t>
      </w:r>
    </w:p>
    <w:p w14:paraId="7D213C75" w14:textId="7F195959" w:rsidR="007C140D" w:rsidRPr="00AD3197" w:rsidRDefault="007C140D" w:rsidP="7C434651">
      <w:pPr>
        <w:jc w:val="left"/>
        <w:rPr>
          <w:rFonts w:eastAsia="Arial"/>
          <w:color w:val="000000" w:themeColor="text1"/>
        </w:rPr>
      </w:pPr>
    </w:p>
    <w:p w14:paraId="0A85AD7C" w14:textId="77777777" w:rsidR="007C140D" w:rsidRPr="00AD3197" w:rsidRDefault="007C140D" w:rsidP="7C434651">
      <w:pPr>
        <w:jc w:val="left"/>
        <w:rPr>
          <w:rFonts w:eastAsia="Arial"/>
          <w:color w:val="000000" w:themeColor="text1"/>
        </w:rPr>
      </w:pPr>
    </w:p>
    <w:p w14:paraId="147860C0" w14:textId="77777777" w:rsidR="00BB3DB5" w:rsidRPr="00ED1D88" w:rsidRDefault="00BB3DB5" w:rsidP="7C434651">
      <w:pPr>
        <w:jc w:val="left"/>
        <w:rPr>
          <w:rFonts w:eastAsia="Arial"/>
          <w:color w:val="000000" w:themeColor="text1"/>
        </w:rPr>
      </w:pPr>
    </w:p>
    <w:p w14:paraId="6924667C" w14:textId="552699D5" w:rsidR="00BB3DB5" w:rsidRPr="00BA352D" w:rsidRDefault="00BB3DB5" w:rsidP="7C434651">
      <w:pPr>
        <w:pStyle w:val="Ttulo2"/>
        <w:rPr>
          <w:rFonts w:eastAsia="Arial"/>
          <w:color w:val="000000" w:themeColor="text1"/>
        </w:rPr>
      </w:pPr>
      <w:bookmarkStart w:id="468" w:name="_Toc508437573"/>
      <w:bookmarkStart w:id="469" w:name="_Toc24387387"/>
      <w:r w:rsidRPr="00ED1D88">
        <w:rPr>
          <w:rFonts w:eastAsia="Arial"/>
          <w:color w:val="000000" w:themeColor="text1"/>
        </w:rPr>
        <w:t>2.</w:t>
      </w:r>
      <w:r w:rsidR="00090278" w:rsidRPr="00ED1D88">
        <w:rPr>
          <w:rFonts w:eastAsia="Arial"/>
          <w:color w:val="000000" w:themeColor="text1"/>
        </w:rPr>
        <w:t>4</w:t>
      </w:r>
      <w:r w:rsidRPr="00ED1D88">
        <w:rPr>
          <w:rFonts w:eastAsiaTheme="minorHAnsi"/>
          <w:color w:val="000000" w:themeColor="text1"/>
        </w:rPr>
        <w:tab/>
      </w:r>
      <w:r w:rsidRPr="00BA352D">
        <w:rPr>
          <w:rFonts w:eastAsia="Arial"/>
          <w:color w:val="000000" w:themeColor="text1"/>
        </w:rPr>
        <w:t>Personagens</w:t>
      </w:r>
      <w:bookmarkEnd w:id="468"/>
      <w:bookmarkEnd w:id="469"/>
    </w:p>
    <w:p w14:paraId="347CA0DA" w14:textId="77777777" w:rsidR="00BB3DB5" w:rsidRPr="00BA352D" w:rsidRDefault="00BB3DB5" w:rsidP="7C434651">
      <w:pPr>
        <w:rPr>
          <w:rFonts w:eastAsia="Arial"/>
        </w:rPr>
      </w:pPr>
    </w:p>
    <w:p w14:paraId="2E06D988" w14:textId="5B861D7E" w:rsidR="007F3456" w:rsidRPr="00BA352D" w:rsidRDefault="7C434651" w:rsidP="7C434651">
      <w:pPr>
        <w:ind w:firstLine="567"/>
        <w:rPr>
          <w:rFonts w:eastAsia="Arial"/>
        </w:rPr>
      </w:pPr>
      <w:r w:rsidRPr="00BA352D">
        <w:rPr>
          <w:rFonts w:eastAsia="Arial"/>
        </w:rPr>
        <w:t>P</w:t>
      </w:r>
      <w:r w:rsidR="00BA213F" w:rsidRPr="00BA352D">
        <w:rPr>
          <w:rFonts w:eastAsia="Arial"/>
        </w:rPr>
        <w:t>ara diferenciar cada jogador, o jogo contará com duas espécies de formigas.</w:t>
      </w:r>
      <w:r w:rsidR="00260CC9" w:rsidRPr="00BA352D">
        <w:rPr>
          <w:rFonts w:eastAsia="Arial"/>
        </w:rPr>
        <w:t xml:space="preserve"> </w:t>
      </w:r>
      <w:r w:rsidR="00E21B84" w:rsidRPr="00BA352D">
        <w:rPr>
          <w:rFonts w:eastAsia="Arial"/>
        </w:rPr>
        <w:t>As</w:t>
      </w:r>
      <w:r w:rsidRPr="00BA352D">
        <w:rPr>
          <w:rFonts w:eastAsia="Arial"/>
        </w:rPr>
        <w:t xml:space="preserve"> formigas foram desenvolvidas para </w:t>
      </w:r>
      <w:r w:rsidR="00DC2284" w:rsidRPr="00BA352D">
        <w:rPr>
          <w:rFonts w:eastAsia="Arial"/>
        </w:rPr>
        <w:t>caminhar</w:t>
      </w:r>
      <w:r w:rsidRPr="00BA352D">
        <w:rPr>
          <w:rFonts w:eastAsia="Arial"/>
        </w:rPr>
        <w:t xml:space="preserve"> o mais próximo possível de um ser bípede, criando uma releitura lúdica dessas criaturas.</w:t>
      </w:r>
    </w:p>
    <w:p w14:paraId="278ED45F" w14:textId="22A0C933" w:rsidR="00C303E4" w:rsidRPr="00BA352D" w:rsidRDefault="7C434651" w:rsidP="7C434651">
      <w:pPr>
        <w:ind w:firstLine="567"/>
        <w:rPr>
          <w:rFonts w:eastAsia="Arial"/>
        </w:rPr>
      </w:pPr>
      <w:r w:rsidRPr="00BA352D">
        <w:rPr>
          <w:rFonts w:eastAsia="Arial"/>
        </w:rPr>
        <w:t xml:space="preserve">Para compor sua jogabilidade, as duas espécies serão equipadas com um ataque de longo </w:t>
      </w:r>
      <w:r w:rsidR="00EA00FF">
        <w:rPr>
          <w:rFonts w:eastAsia="Arial"/>
        </w:rPr>
        <w:t>alcance</w:t>
      </w:r>
      <w:r w:rsidRPr="00BA352D">
        <w:rPr>
          <w:rFonts w:eastAsia="Arial"/>
        </w:rPr>
        <w:t xml:space="preserve">, </w:t>
      </w:r>
      <w:proofErr w:type="spellStart"/>
      <w:r w:rsidRPr="00BA352D">
        <w:rPr>
          <w:rFonts w:eastAsia="Arial"/>
          <w:i/>
        </w:rPr>
        <w:t>dash</w:t>
      </w:r>
      <w:proofErr w:type="spellEnd"/>
      <w:r w:rsidRPr="00BA352D">
        <w:rPr>
          <w:rFonts w:eastAsia="Arial"/>
        </w:rPr>
        <w:t xml:space="preserve"> para esquivar-se dos inimigos, e a vida das duas serão baseadas na mesma mecânica (explicada no tópico das mecânicas</w:t>
      </w:r>
      <w:r w:rsidR="00DC2284" w:rsidRPr="00BA352D">
        <w:rPr>
          <w:rFonts w:eastAsia="Arial"/>
        </w:rPr>
        <w:t>, página XX</w:t>
      </w:r>
      <w:r w:rsidRPr="00BA352D">
        <w:rPr>
          <w:rFonts w:eastAsia="Arial"/>
        </w:rPr>
        <w:t>).</w:t>
      </w:r>
    </w:p>
    <w:p w14:paraId="66355871" w14:textId="77777777" w:rsidR="00C303E4" w:rsidRPr="00BA352D" w:rsidRDefault="00C303E4" w:rsidP="7C434651">
      <w:pPr>
        <w:ind w:firstLine="567"/>
        <w:rPr>
          <w:rFonts w:eastAsia="Arial"/>
        </w:rPr>
      </w:pPr>
    </w:p>
    <w:p w14:paraId="605C655C" w14:textId="2ECACE0E" w:rsidR="00BB3DB5" w:rsidRPr="00BA352D" w:rsidRDefault="00BB3DB5" w:rsidP="7C434651">
      <w:pPr>
        <w:pStyle w:val="Ttulo2"/>
        <w:rPr>
          <w:rFonts w:eastAsia="Arial"/>
          <w:color w:val="000000" w:themeColor="text1"/>
        </w:rPr>
      </w:pPr>
      <w:bookmarkStart w:id="470" w:name="_Toc507852243"/>
      <w:bookmarkStart w:id="471" w:name="_Toc508437574"/>
      <w:bookmarkStart w:id="472" w:name="_Toc507857876"/>
      <w:bookmarkStart w:id="473" w:name="_Toc24387388"/>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.1</w:t>
      </w:r>
      <w:r w:rsidRPr="00BA352D">
        <w:rPr>
          <w:rFonts w:eastAsiaTheme="minorHAnsi"/>
          <w:color w:val="000000" w:themeColor="text1"/>
        </w:rPr>
        <w:tab/>
      </w:r>
      <w:r w:rsidR="00456560" w:rsidRPr="00BA352D">
        <w:rPr>
          <w:rFonts w:eastAsia="Arial"/>
          <w:color w:val="000000" w:themeColor="text1"/>
        </w:rPr>
        <w:t>Formiga de Fogo</w:t>
      </w:r>
      <w:bookmarkEnd w:id="470"/>
      <w:bookmarkEnd w:id="471"/>
      <w:bookmarkEnd w:id="472"/>
      <w:bookmarkEnd w:id="473"/>
    </w:p>
    <w:p w14:paraId="53A96A24" w14:textId="77777777" w:rsidR="00BB3DB5" w:rsidRPr="00BA352D" w:rsidRDefault="00BB3DB5" w:rsidP="7C434651">
      <w:pPr>
        <w:ind w:left="720"/>
        <w:rPr>
          <w:rFonts w:eastAsia="Arial"/>
          <w:b/>
          <w:bCs/>
        </w:rPr>
      </w:pPr>
    </w:p>
    <w:p w14:paraId="7A71CCC3" w14:textId="3B93E27E" w:rsidR="00A11627" w:rsidRPr="00BA352D" w:rsidRDefault="7C434651" w:rsidP="7C434651">
      <w:pPr>
        <w:ind w:firstLine="709"/>
        <w:rPr>
          <w:rFonts w:eastAsia="Arial"/>
        </w:rPr>
      </w:pPr>
      <w:r w:rsidRPr="00BA352D">
        <w:rPr>
          <w:rFonts w:eastAsia="Arial"/>
        </w:rPr>
        <w:t>A primeira espécie de formiga apresentada ao jogador é baseada na formiga de fogo, nativa da América do Sul</w:t>
      </w:r>
      <w:r w:rsidR="00260CC9" w:rsidRPr="00BA352D">
        <w:rPr>
          <w:rFonts w:eastAsia="Arial"/>
        </w:rPr>
        <w:t>, sendo</w:t>
      </w:r>
      <w:r w:rsidRPr="00BA352D">
        <w:rPr>
          <w:rFonts w:eastAsia="Arial"/>
        </w:rPr>
        <w:t xml:space="preserve"> considerada uma espécie muito agressiva e ter uma das picadas mais dolorosas</w:t>
      </w:r>
      <w:r w:rsidR="00260CC9" w:rsidRPr="00BA352D">
        <w:rPr>
          <w:rFonts w:eastAsia="Arial"/>
        </w:rPr>
        <w:t xml:space="preserve">. </w:t>
      </w:r>
      <w:r w:rsidRPr="00BA352D">
        <w:rPr>
          <w:rFonts w:eastAsia="Arial"/>
        </w:rPr>
        <w:t xml:space="preserve">Com cores vivas que remetem ao seu nome, a formiga de fogo </w:t>
      </w:r>
      <w:proofErr w:type="spellStart"/>
      <w:r w:rsidRPr="00BA352D">
        <w:rPr>
          <w:rFonts w:eastAsia="Arial"/>
        </w:rPr>
        <w:t>trás</w:t>
      </w:r>
      <w:proofErr w:type="spellEnd"/>
      <w:r w:rsidRPr="00BA352D">
        <w:rPr>
          <w:rFonts w:eastAsia="Arial"/>
        </w:rPr>
        <w:t xml:space="preserve"> uma aparência de poder, como mostra a figura</w:t>
      </w:r>
      <w:r w:rsidR="00E21B84" w:rsidRPr="00BA352D">
        <w:rPr>
          <w:rFonts w:eastAsia="Arial"/>
        </w:rPr>
        <w:t xml:space="preserve"> 17</w:t>
      </w:r>
      <w:r w:rsidRPr="00BA352D">
        <w:rPr>
          <w:rFonts w:eastAsia="Arial"/>
        </w:rPr>
        <w:t>.</w:t>
      </w:r>
    </w:p>
    <w:p w14:paraId="46CE8413" w14:textId="1F67DFDC" w:rsidR="007D4535" w:rsidRPr="00BA352D" w:rsidRDefault="007D4535">
      <w:pPr>
        <w:ind w:firstLine="709"/>
        <w:jc w:val="center"/>
      </w:pPr>
    </w:p>
    <w:p w14:paraId="7BADB4AD" w14:textId="1CD0D3B4" w:rsidR="007D4535" w:rsidRPr="00BA352D" w:rsidRDefault="007D4535" w:rsidP="00ED1D88">
      <w:pPr>
        <w:suppressAutoHyphens/>
        <w:spacing w:line="240" w:lineRule="auto"/>
        <w:jc w:val="left"/>
        <w:rPr>
          <w:rFonts w:eastAsia="Arial"/>
          <w:color w:val="000000" w:themeColor="text1"/>
          <w:szCs w:val="20"/>
          <w:lang w:eastAsia="ar-SA"/>
        </w:rPr>
      </w:pPr>
      <w:bookmarkStart w:id="474" w:name="_Toc24387439"/>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B509A5" w:rsidRPr="00BA352D">
        <w:rPr>
          <w:rFonts w:eastAsia="Arial"/>
          <w:b/>
          <w:bCs/>
          <w:noProof/>
          <w:color w:val="000000" w:themeColor="text1"/>
          <w:sz w:val="20"/>
          <w:szCs w:val="20"/>
          <w:lang w:eastAsia="ar-SA"/>
        </w:rPr>
        <w:t>17</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de fogo.</w:t>
      </w:r>
      <w:bookmarkEnd w:id="474"/>
    </w:p>
    <w:p w14:paraId="3A0D5299" w14:textId="205172DD" w:rsidR="007F26AF" w:rsidRPr="00BA352D" w:rsidRDefault="003341E7">
      <w:pPr>
        <w:ind w:firstLine="709"/>
        <w:jc w:val="center"/>
        <w:rPr>
          <w:rFonts w:eastAsia="Arial"/>
        </w:rPr>
      </w:pPr>
      <w:r w:rsidRPr="003341E7">
        <w:rPr>
          <w:rFonts w:eastAsia="Arial"/>
          <w:noProof/>
          <w:lang w:eastAsia="pt-BR"/>
        </w:rPr>
        <w:drawing>
          <wp:inline distT="0" distB="0" distL="0" distR="0" wp14:anchorId="5D40E018" wp14:editId="2BE71BBE">
            <wp:extent cx="1638300" cy="18519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9823" cy="1865017"/>
                    </a:xfrm>
                    <a:prstGeom prst="rect">
                      <a:avLst/>
                    </a:prstGeom>
                  </pic:spPr>
                </pic:pic>
              </a:graphicData>
            </a:graphic>
          </wp:inline>
        </w:drawing>
      </w:r>
    </w:p>
    <w:p w14:paraId="2C269671" w14:textId="77777777" w:rsidR="007F26AF" w:rsidRPr="00BA352D"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t>Fonte: Elaborado pelo autor.</w:t>
      </w:r>
    </w:p>
    <w:p w14:paraId="29320546" w14:textId="045D4197" w:rsidR="00BE724A" w:rsidRPr="00BA352D" w:rsidRDefault="00682643" w:rsidP="00ED1D88">
      <w:pPr>
        <w:rPr>
          <w:rFonts w:eastAsia="Arial"/>
        </w:rPr>
      </w:pPr>
      <w:r w:rsidRPr="00BA352D">
        <w:br w:type="textWrapping" w:clear="all"/>
      </w:r>
    </w:p>
    <w:p w14:paraId="26FF30E2" w14:textId="77777777" w:rsidR="00BA099A" w:rsidRPr="00BA352D" w:rsidRDefault="00BA099A" w:rsidP="7C434651">
      <w:pPr>
        <w:ind w:firstLine="709"/>
        <w:rPr>
          <w:rFonts w:eastAsia="Arial"/>
        </w:rPr>
      </w:pPr>
    </w:p>
    <w:p w14:paraId="21AACA6E" w14:textId="77777777" w:rsidR="00441520" w:rsidRPr="00BA352D" w:rsidRDefault="00441520" w:rsidP="00ED1D88">
      <w:pPr>
        <w:rPr>
          <w:rFonts w:eastAsia="Arial"/>
        </w:rPr>
      </w:pPr>
    </w:p>
    <w:p w14:paraId="0FCEB626" w14:textId="7CC166AF" w:rsidR="00BB3DB5" w:rsidRPr="00BA352D" w:rsidRDefault="00BB3DB5" w:rsidP="7C434651">
      <w:pPr>
        <w:pStyle w:val="Ttulo2"/>
        <w:rPr>
          <w:rFonts w:eastAsia="Arial"/>
          <w:color w:val="000000" w:themeColor="text1"/>
        </w:rPr>
      </w:pPr>
      <w:bookmarkStart w:id="475" w:name="_Toc24387389"/>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.2</w:t>
      </w:r>
      <w:r w:rsidRPr="00BA352D">
        <w:rPr>
          <w:rFonts w:eastAsiaTheme="minorHAnsi"/>
          <w:color w:val="000000" w:themeColor="text1"/>
        </w:rPr>
        <w:tab/>
      </w:r>
      <w:r w:rsidR="00456560" w:rsidRPr="00BA352D">
        <w:rPr>
          <w:rFonts w:eastAsia="Arial"/>
          <w:color w:val="000000" w:themeColor="text1"/>
        </w:rPr>
        <w:t>Formiga Cabeça de Porta</w:t>
      </w:r>
      <w:bookmarkEnd w:id="475"/>
    </w:p>
    <w:p w14:paraId="082E7BB7" w14:textId="77777777" w:rsidR="00BB3DB5" w:rsidRPr="00BA352D" w:rsidRDefault="00BB3DB5" w:rsidP="7C434651">
      <w:pPr>
        <w:ind w:left="720"/>
        <w:rPr>
          <w:rFonts w:eastAsia="Arial"/>
          <w:b/>
          <w:bCs/>
        </w:rPr>
      </w:pPr>
    </w:p>
    <w:p w14:paraId="577AD152" w14:textId="7DA6E720" w:rsidR="00F87277" w:rsidRPr="00BA352D" w:rsidRDefault="7C434651" w:rsidP="7C434651">
      <w:pPr>
        <w:ind w:firstLine="709"/>
        <w:rPr>
          <w:rFonts w:eastAsia="Arial"/>
        </w:rPr>
      </w:pPr>
      <w:r w:rsidRPr="00BA352D">
        <w:rPr>
          <w:rFonts w:eastAsia="Arial"/>
        </w:rPr>
        <w:t xml:space="preserve">A formiga cabeça de porta é uma das espécies mais curiosas dentre as formigas. Encontrada nas florestas da América do Sul, ela possui algo semelhante a uma armadura em sua cabeça, apresentado na figura </w:t>
      </w:r>
      <w:r w:rsidR="00EF0596" w:rsidRPr="00BA352D">
        <w:rPr>
          <w:rFonts w:eastAsia="Arial"/>
        </w:rPr>
        <w:t>19</w:t>
      </w:r>
      <w:r w:rsidR="00260CC9" w:rsidRPr="00BA352D">
        <w:rPr>
          <w:rFonts w:eastAsia="Arial"/>
        </w:rPr>
        <w:t xml:space="preserve">. </w:t>
      </w:r>
      <w:r w:rsidR="009C34D3" w:rsidRPr="00BA352D">
        <w:rPr>
          <w:rFonts w:eastAsia="Arial"/>
        </w:rPr>
        <w:t>D</w:t>
      </w:r>
      <w:r w:rsidRPr="00BA352D">
        <w:rPr>
          <w:rFonts w:eastAsia="Arial"/>
        </w:rPr>
        <w:t xml:space="preserve">esenvolvida com cores </w:t>
      </w:r>
      <w:proofErr w:type="spellStart"/>
      <w:r w:rsidRPr="00BA352D">
        <w:rPr>
          <w:rFonts w:eastAsia="Arial"/>
        </w:rPr>
        <w:t>acizentadas</w:t>
      </w:r>
      <w:proofErr w:type="spellEnd"/>
      <w:r w:rsidRPr="00BA352D">
        <w:rPr>
          <w:rFonts w:eastAsia="Arial"/>
        </w:rPr>
        <w:t>, para impor uma aparência rústica de defesa.</w:t>
      </w:r>
    </w:p>
    <w:p w14:paraId="5D03E659" w14:textId="77777777" w:rsidR="003E5168" w:rsidRPr="00BA352D" w:rsidRDefault="003E5168" w:rsidP="7C434651">
      <w:pPr>
        <w:ind w:firstLine="709"/>
        <w:rPr>
          <w:rFonts w:eastAsia="Arial"/>
        </w:rPr>
      </w:pPr>
    </w:p>
    <w:p w14:paraId="1EACB34A" w14:textId="7EC91815" w:rsidR="007D4535" w:rsidRPr="00BA352D" w:rsidRDefault="007D4535" w:rsidP="00ED1D88">
      <w:pPr>
        <w:suppressAutoHyphens/>
        <w:spacing w:line="240" w:lineRule="auto"/>
        <w:jc w:val="left"/>
        <w:rPr>
          <w:rFonts w:eastAsia="Arial"/>
          <w:color w:val="000000" w:themeColor="text1"/>
          <w:szCs w:val="20"/>
          <w:lang w:eastAsia="ar-SA"/>
        </w:rPr>
      </w:pPr>
      <w:bookmarkStart w:id="476" w:name="_Toc24387440"/>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B509A5" w:rsidRPr="00BA352D">
        <w:rPr>
          <w:rFonts w:eastAsia="Arial"/>
          <w:b/>
          <w:bCs/>
          <w:noProof/>
          <w:color w:val="000000" w:themeColor="text1"/>
          <w:sz w:val="20"/>
          <w:szCs w:val="20"/>
          <w:lang w:eastAsia="ar-SA"/>
        </w:rPr>
        <w:t>19</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cabeça de porta.</w:t>
      </w:r>
      <w:bookmarkEnd w:id="476"/>
      <w:r w:rsidRPr="00BA352D">
        <w:rPr>
          <w:rFonts w:eastAsia="Arial"/>
          <w:b/>
          <w:bCs/>
          <w:color w:val="000000" w:themeColor="text1"/>
          <w:sz w:val="20"/>
          <w:szCs w:val="20"/>
          <w:lang w:eastAsia="ar-SA"/>
        </w:rPr>
        <w:t xml:space="preserve"> </w:t>
      </w:r>
    </w:p>
    <w:p w14:paraId="5AA7DE9B" w14:textId="6FEBD9AA" w:rsidR="00714D1E" w:rsidRPr="00BA352D" w:rsidRDefault="00714D1E">
      <w:pPr>
        <w:ind w:firstLine="709"/>
        <w:jc w:val="center"/>
        <w:rPr>
          <w:rFonts w:eastAsia="Arial"/>
        </w:rPr>
      </w:pPr>
      <w:r w:rsidRPr="00BA352D">
        <w:rPr>
          <w:noProof/>
          <w:lang w:eastAsia="pt-BR"/>
        </w:rPr>
        <w:drawing>
          <wp:inline distT="0" distB="0" distL="0" distR="0" wp14:anchorId="1C8BDB9E" wp14:editId="44D4286F">
            <wp:extent cx="1891665" cy="1350977"/>
            <wp:effectExtent l="0" t="0" r="0" b="1905"/>
            <wp:docPr id="2117838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rotWithShape="1">
                    <a:blip r:embed="rId33" cstate="print">
                      <a:extLst>
                        <a:ext uri="{28A0092B-C50C-407E-A947-70E740481C1C}">
                          <a14:useLocalDpi xmlns:a14="http://schemas.microsoft.com/office/drawing/2010/main" val="0"/>
                        </a:ext>
                      </a:extLst>
                    </a:blip>
                    <a:srcRect t="28583"/>
                    <a:stretch/>
                  </pic:blipFill>
                  <pic:spPr bwMode="auto">
                    <a:xfrm>
                      <a:off x="0" y="0"/>
                      <a:ext cx="1902660" cy="1358829"/>
                    </a:xfrm>
                    <a:prstGeom prst="rect">
                      <a:avLst/>
                    </a:prstGeom>
                    <a:ln>
                      <a:noFill/>
                    </a:ln>
                    <a:extLst>
                      <a:ext uri="{53640926-AAD7-44D8-BBD7-CCE9431645EC}">
                        <a14:shadowObscured xmlns:a14="http://schemas.microsoft.com/office/drawing/2010/main"/>
                      </a:ext>
                    </a:extLst>
                  </pic:spPr>
                </pic:pic>
              </a:graphicData>
            </a:graphic>
          </wp:inline>
        </w:drawing>
      </w:r>
    </w:p>
    <w:p w14:paraId="138FB02F"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lastRenderedPageBreak/>
        <w:t>Fonte: Elaborado pelo autor.</w:t>
      </w:r>
    </w:p>
    <w:p w14:paraId="0B32C53B" w14:textId="35C5310A" w:rsidR="009D668F" w:rsidRPr="00ED1D88" w:rsidRDefault="009D668F" w:rsidP="7C434651">
      <w:pPr>
        <w:ind w:firstLine="709"/>
        <w:rPr>
          <w:rFonts w:eastAsia="Arial"/>
        </w:rPr>
      </w:pPr>
    </w:p>
    <w:p w14:paraId="34979F8D" w14:textId="37D0B572" w:rsidR="009E389D" w:rsidRPr="00AD3197" w:rsidRDefault="009E389D">
      <w:pPr>
        <w:suppressAutoHyphens/>
        <w:spacing w:line="240" w:lineRule="auto"/>
        <w:jc w:val="left"/>
        <w:rPr>
          <w:rFonts w:eastAsia="Arial"/>
          <w:b/>
          <w:bCs/>
          <w:color w:val="000000" w:themeColor="text1"/>
          <w:sz w:val="20"/>
          <w:szCs w:val="20"/>
          <w:lang w:eastAsia="ar-SA"/>
        </w:rPr>
      </w:pPr>
    </w:p>
    <w:p w14:paraId="5CCDAC5B" w14:textId="00C303A8" w:rsidR="009E389D" w:rsidRDefault="009E389D" w:rsidP="00ED1D88">
      <w:pPr>
        <w:suppressAutoHyphens/>
        <w:spacing w:line="240" w:lineRule="auto"/>
        <w:jc w:val="left"/>
        <w:rPr>
          <w:rFonts w:eastAsia="Arial"/>
          <w:b/>
          <w:bCs/>
          <w:color w:val="000000" w:themeColor="text1"/>
          <w:sz w:val="20"/>
          <w:szCs w:val="20"/>
          <w:lang w:eastAsia="ar-SA"/>
        </w:rPr>
      </w:pPr>
    </w:p>
    <w:p w14:paraId="546FEF57" w14:textId="77777777" w:rsidR="00FA493E" w:rsidRPr="00ED1D88" w:rsidRDefault="00FA493E" w:rsidP="00ED1D88">
      <w:pPr>
        <w:suppressAutoHyphens/>
        <w:spacing w:line="240" w:lineRule="auto"/>
        <w:jc w:val="left"/>
        <w:rPr>
          <w:rFonts w:eastAsia="Arial"/>
          <w:b/>
          <w:bCs/>
          <w:color w:val="000000" w:themeColor="text1"/>
          <w:sz w:val="20"/>
          <w:szCs w:val="20"/>
          <w:lang w:eastAsia="ar-SA"/>
        </w:rPr>
      </w:pPr>
    </w:p>
    <w:p w14:paraId="34AA7C49" w14:textId="3608B036" w:rsidR="00BB3DB5" w:rsidRPr="00AD3197" w:rsidRDefault="00252123" w:rsidP="7C434651">
      <w:pPr>
        <w:pStyle w:val="Ttulo2"/>
        <w:rPr>
          <w:rFonts w:eastAsia="Arial"/>
          <w:color w:val="000000" w:themeColor="text1"/>
          <w:lang w:eastAsia="ar-SA"/>
        </w:rPr>
      </w:pPr>
      <w:bookmarkStart w:id="477" w:name="_Toc508437578"/>
      <w:bookmarkStart w:id="478" w:name="_Toc24387390"/>
      <w:r w:rsidRPr="00AD3197">
        <w:rPr>
          <w:rFonts w:eastAsia="Arial"/>
          <w:color w:val="000000" w:themeColor="text1"/>
          <w:lang w:eastAsia="ar-SA"/>
        </w:rPr>
        <w:t>2.</w:t>
      </w:r>
      <w:r w:rsidR="00090278" w:rsidRPr="00AD3197">
        <w:rPr>
          <w:rFonts w:eastAsia="Arial"/>
          <w:color w:val="000000" w:themeColor="text1"/>
          <w:lang w:eastAsia="ar-SA"/>
        </w:rPr>
        <w:t>5</w:t>
      </w:r>
      <w:r w:rsidRPr="00ED1D88">
        <w:rPr>
          <w:rFonts w:eastAsia="Arial"/>
          <w:color w:val="000000" w:themeColor="text1"/>
          <w:lang w:eastAsia="ar-SA"/>
        </w:rPr>
        <w:tab/>
      </w:r>
      <w:r w:rsidRPr="00AD3197">
        <w:rPr>
          <w:rFonts w:eastAsia="Arial"/>
          <w:color w:val="000000" w:themeColor="text1"/>
          <w:lang w:eastAsia="ar-SA"/>
        </w:rPr>
        <w:t>M</w:t>
      </w:r>
      <w:r w:rsidR="00166558" w:rsidRPr="00AD3197">
        <w:rPr>
          <w:rFonts w:eastAsia="Arial"/>
          <w:color w:val="000000" w:themeColor="text1"/>
          <w:lang w:eastAsia="ar-SA"/>
        </w:rPr>
        <w:t>ECÂNICAS DO JOGO</w:t>
      </w:r>
      <w:bookmarkEnd w:id="477"/>
      <w:bookmarkEnd w:id="478"/>
    </w:p>
    <w:p w14:paraId="0B6ED8FC" w14:textId="77777777" w:rsidR="00252123" w:rsidRPr="00AD3197" w:rsidRDefault="00252123" w:rsidP="7C434651">
      <w:pPr>
        <w:rPr>
          <w:rFonts w:eastAsia="Arial"/>
        </w:rPr>
      </w:pPr>
    </w:p>
    <w:p w14:paraId="3686F491" w14:textId="39BDF92E" w:rsidR="00252123" w:rsidRPr="00AD3197" w:rsidRDefault="00252123" w:rsidP="7C434651">
      <w:pPr>
        <w:pStyle w:val="Ttulo2"/>
        <w:rPr>
          <w:rFonts w:eastAsia="Arial"/>
          <w:color w:val="000000" w:themeColor="text1"/>
        </w:rPr>
      </w:pPr>
      <w:bookmarkStart w:id="479" w:name="_Toc24387391"/>
      <w:r w:rsidRPr="00AD3197">
        <w:rPr>
          <w:rFonts w:eastAsia="Arial"/>
          <w:color w:val="000000" w:themeColor="text1"/>
        </w:rPr>
        <w:t>2.</w:t>
      </w:r>
      <w:r w:rsidR="00090278" w:rsidRPr="00AD3197">
        <w:rPr>
          <w:rFonts w:eastAsia="Arial"/>
          <w:color w:val="000000" w:themeColor="text1"/>
        </w:rPr>
        <w:t>5</w:t>
      </w:r>
      <w:r w:rsidRPr="00AD3197">
        <w:rPr>
          <w:rFonts w:eastAsia="Arial"/>
          <w:color w:val="000000" w:themeColor="text1"/>
        </w:rPr>
        <w:t>.1</w:t>
      </w:r>
      <w:r w:rsidRPr="00AD3197">
        <w:rPr>
          <w:rFonts w:eastAsiaTheme="minorHAnsi"/>
          <w:color w:val="000000" w:themeColor="text1"/>
        </w:rPr>
        <w:tab/>
      </w:r>
      <w:r w:rsidRPr="00AD3197">
        <w:rPr>
          <w:rFonts w:eastAsia="Arial"/>
          <w:color w:val="000000" w:themeColor="text1"/>
        </w:rPr>
        <w:t>Mecânicas básicas</w:t>
      </w:r>
      <w:bookmarkEnd w:id="479"/>
    </w:p>
    <w:p w14:paraId="72614147" w14:textId="77777777" w:rsidR="00252123" w:rsidRPr="00AD3197" w:rsidRDefault="00252123" w:rsidP="7C434651">
      <w:pPr>
        <w:ind w:left="720"/>
        <w:rPr>
          <w:rFonts w:eastAsia="Arial"/>
          <w:b/>
          <w:bCs/>
        </w:rPr>
      </w:pPr>
    </w:p>
    <w:p w14:paraId="5516049D" w14:textId="27A9C258" w:rsidR="00311D19" w:rsidRPr="00AD3197" w:rsidRDefault="7C434651" w:rsidP="00ED1D88">
      <w:pPr>
        <w:pStyle w:val="TCC"/>
        <w:numPr>
          <w:ilvl w:val="0"/>
          <w:numId w:val="15"/>
        </w:numPr>
        <w:rPr>
          <w:lang w:val="pt-BR" w:eastAsia="pt-BR" w:bidi="ar-SA"/>
        </w:rPr>
      </w:pPr>
      <w:r w:rsidRPr="00AD3197">
        <w:rPr>
          <w:lang w:val="pt-BR" w:eastAsia="pt-BR" w:bidi="ar-SA"/>
        </w:rPr>
        <w:t>Mapas procedurais:</w:t>
      </w:r>
      <w:r w:rsidR="003C6F7D" w:rsidRPr="00AD3197">
        <w:rPr>
          <w:lang w:val="pt-BR" w:eastAsia="pt-BR" w:bidi="ar-SA"/>
        </w:rPr>
        <w:t xml:space="preserve"> </w:t>
      </w:r>
      <w:r w:rsidRPr="00AD3197">
        <w:rPr>
          <w:lang w:val="pt-BR" w:eastAsia="pt-BR" w:bidi="ar-SA"/>
        </w:rPr>
        <w:t>Mapas serão gerados automaticamente</w:t>
      </w:r>
      <w:r w:rsidR="00462EE1">
        <w:rPr>
          <w:lang w:val="pt-BR" w:eastAsia="pt-BR" w:bidi="ar-SA"/>
        </w:rPr>
        <w:t>. A</w:t>
      </w:r>
      <w:r w:rsidRPr="00AD3197">
        <w:rPr>
          <w:lang w:val="pt-BR" w:eastAsia="pt-BR" w:bidi="ar-SA"/>
        </w:rPr>
        <w:t xml:space="preserve"> cada partida iniciada, o mapa será gerado novamente, fazendo com que cada partida seja única;</w:t>
      </w:r>
    </w:p>
    <w:p w14:paraId="395F54F0" w14:textId="38C7299C" w:rsidR="009D6550" w:rsidRPr="00ED1D88" w:rsidRDefault="7C434651" w:rsidP="004518F0">
      <w:pPr>
        <w:pStyle w:val="PargrafodaLista"/>
        <w:numPr>
          <w:ilvl w:val="0"/>
          <w:numId w:val="8"/>
        </w:numPr>
      </w:pPr>
      <w:r w:rsidRPr="00AD3197">
        <w:rPr>
          <w:rFonts w:eastAsia="Arial"/>
        </w:rPr>
        <w:t xml:space="preserve">Vida por </w:t>
      </w:r>
      <w:r w:rsidR="00FB64FA" w:rsidRPr="00ED1D88">
        <w:rPr>
          <w:rFonts w:eastAsia="Arial"/>
        </w:rPr>
        <w:t>dano</w:t>
      </w:r>
      <w:r w:rsidR="003C6F7D" w:rsidRPr="00AD3197">
        <w:rPr>
          <w:rFonts w:eastAsia="Arial"/>
        </w:rPr>
        <w:t xml:space="preserve">: </w:t>
      </w:r>
      <w:proofErr w:type="gramStart"/>
      <w:r w:rsidR="003C6F7D" w:rsidRPr="00AD3197">
        <w:rPr>
          <w:rFonts w:eastAsia="Arial"/>
        </w:rPr>
        <w:t>A</w:t>
      </w:r>
      <w:r w:rsidRPr="00AD3197">
        <w:t xml:space="preserve"> vida das duas formigas serão</w:t>
      </w:r>
      <w:proofErr w:type="gramEnd"/>
      <w:r w:rsidRPr="00AD3197">
        <w:t xml:space="preserve"> baseadas na mesma mecânica, onde cada </w:t>
      </w:r>
      <w:r w:rsidR="00FB64FA" w:rsidRPr="00AD3197">
        <w:t>ataque</w:t>
      </w:r>
      <w:r w:rsidRPr="00AD3197">
        <w:t xml:space="preserve"> é um dano, como mostra a figura </w:t>
      </w:r>
      <w:r w:rsidR="00EF0596" w:rsidRPr="00AD3197">
        <w:t>21</w:t>
      </w:r>
      <w:r w:rsidRPr="00AD3197">
        <w:t>, assim fazendo com que cada golp</w:t>
      </w:r>
      <w:r w:rsidR="00565E15">
        <w:t>e</w:t>
      </w:r>
      <w:r w:rsidRPr="00AD3197">
        <w:t xml:space="preserve"> seja crucial para a sobrevivência na partida;</w:t>
      </w:r>
    </w:p>
    <w:p w14:paraId="77CADD53" w14:textId="28D2931E" w:rsidR="00DA51E0" w:rsidRPr="00AD3197" w:rsidRDefault="00DA51E0" w:rsidP="00ED1D88"/>
    <w:p w14:paraId="40F16AB5" w14:textId="5581FDDF" w:rsidR="00B722D0" w:rsidRPr="00ED1D88" w:rsidRDefault="00B722D0" w:rsidP="00ED1D88">
      <w:pPr>
        <w:suppressAutoHyphens/>
        <w:spacing w:line="240" w:lineRule="auto"/>
        <w:jc w:val="left"/>
        <w:rPr>
          <w:b/>
          <w:bCs/>
          <w:sz w:val="20"/>
          <w:szCs w:val="20"/>
        </w:rPr>
      </w:pPr>
      <w:bookmarkStart w:id="480" w:name="_Toc24387441"/>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21</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vida cheia e vida vazia, respectivamente.</w:t>
      </w:r>
      <w:bookmarkEnd w:id="480"/>
      <w:r w:rsidRPr="00ED1D88">
        <w:rPr>
          <w:rFonts w:eastAsia="Arial"/>
          <w:b/>
          <w:bCs/>
          <w:color w:val="000000" w:themeColor="text1"/>
          <w:sz w:val="20"/>
          <w:szCs w:val="20"/>
          <w:lang w:eastAsia="ar-SA"/>
        </w:rPr>
        <w:t xml:space="preserve"> </w:t>
      </w:r>
    </w:p>
    <w:p w14:paraId="0FF02E0F" w14:textId="5D953A7B" w:rsidR="00B722D0" w:rsidRPr="00AD3197" w:rsidRDefault="00B722D0" w:rsidP="00ED1D88">
      <w:pPr>
        <w:pStyle w:val="Legenda"/>
        <w:keepNext/>
      </w:pPr>
    </w:p>
    <w:p w14:paraId="3778785B" w14:textId="2476111B" w:rsidR="002C122B" w:rsidRPr="00AD3197" w:rsidRDefault="002C122B">
      <w:pPr>
        <w:pStyle w:val="PargrafodaLista"/>
        <w:ind w:left="1549"/>
        <w:jc w:val="center"/>
        <w:rPr>
          <w:rFonts w:eastAsia="Arial"/>
        </w:rPr>
      </w:pPr>
      <w:r w:rsidRPr="00ED1D88">
        <w:rPr>
          <w:noProof/>
          <w:lang w:eastAsia="pt-BR"/>
        </w:rPr>
        <w:drawing>
          <wp:inline distT="0" distB="0" distL="0" distR="0" wp14:anchorId="5486E1CE" wp14:editId="7E5DA1DD">
            <wp:extent cx="307340" cy="307340"/>
            <wp:effectExtent l="0" t="0" r="0" b="0"/>
            <wp:docPr id="12359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r w:rsidR="005D5405" w:rsidRPr="00AD3197">
        <w:rPr>
          <w:rFonts w:eastAsia="Arial"/>
        </w:rPr>
        <w:t xml:space="preserve">        </w:t>
      </w:r>
      <w:r w:rsidR="005D5405" w:rsidRPr="00ED1D88">
        <w:rPr>
          <w:noProof/>
          <w:lang w:eastAsia="pt-BR"/>
        </w:rPr>
        <w:drawing>
          <wp:inline distT="0" distB="0" distL="0" distR="0" wp14:anchorId="7AF86880" wp14:editId="26CE0205">
            <wp:extent cx="307340" cy="3073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p>
    <w:p w14:paraId="321BA79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61E7B72" w14:textId="77777777" w:rsidR="008C1A4F" w:rsidRPr="00AD3197" w:rsidRDefault="008C1A4F"/>
    <w:p w14:paraId="06198025" w14:textId="73795C2F" w:rsidR="00BA1B15" w:rsidRPr="00AD3197" w:rsidRDefault="7C434651" w:rsidP="00ED1D88">
      <w:pPr>
        <w:pStyle w:val="TCC"/>
        <w:numPr>
          <w:ilvl w:val="0"/>
          <w:numId w:val="8"/>
        </w:numPr>
        <w:rPr>
          <w:lang w:val="pt-BR"/>
        </w:rPr>
      </w:pPr>
      <w:r w:rsidRPr="00AD3197">
        <w:rPr>
          <w:lang w:val="pt-BR"/>
        </w:rPr>
        <w:t>Uni</w:t>
      </w:r>
      <w:r w:rsidR="00D154BF" w:rsidRPr="00AD3197">
        <w:rPr>
          <w:lang w:val="pt-BR"/>
        </w:rPr>
        <w:t>ã</w:t>
      </w:r>
      <w:r w:rsidRPr="00AD3197">
        <w:rPr>
          <w:lang w:val="pt-BR"/>
        </w:rPr>
        <w:t xml:space="preserve">o das </w:t>
      </w:r>
      <w:proofErr w:type="spellStart"/>
      <w:r w:rsidRPr="00AD3197">
        <w:rPr>
          <w:lang w:val="pt-BR"/>
        </w:rPr>
        <w:t>cameras</w:t>
      </w:r>
      <w:proofErr w:type="spellEnd"/>
      <w:r w:rsidRPr="00AD3197">
        <w:rPr>
          <w:lang w:val="pt-BR"/>
        </w:rPr>
        <w:t>/</w:t>
      </w:r>
      <w:r w:rsidRPr="00AD3197">
        <w:rPr>
          <w:i/>
          <w:lang w:val="pt-BR"/>
        </w:rPr>
        <w:t xml:space="preserve">split </w:t>
      </w:r>
      <w:proofErr w:type="spellStart"/>
      <w:r w:rsidRPr="00AD3197">
        <w:rPr>
          <w:i/>
          <w:lang w:val="pt-BR"/>
        </w:rPr>
        <w:t>screen</w:t>
      </w:r>
      <w:proofErr w:type="spellEnd"/>
      <w:r w:rsidR="003C6F7D" w:rsidRPr="00AD3197">
        <w:rPr>
          <w:lang w:val="pt-BR"/>
        </w:rPr>
        <w:t xml:space="preserve">: </w:t>
      </w:r>
      <w:r w:rsidRPr="00AD3197">
        <w:rPr>
          <w:lang w:val="pt-BR"/>
        </w:rPr>
        <w:t xml:space="preserve">Por conta de ser um multiplayer local, será necessário dividir a tela, criando um </w:t>
      </w:r>
      <w:r w:rsidRPr="00AD3197">
        <w:rPr>
          <w:i/>
          <w:iCs/>
          <w:lang w:val="pt-BR"/>
        </w:rPr>
        <w:t xml:space="preserve">split </w:t>
      </w:r>
      <w:proofErr w:type="spellStart"/>
      <w:r w:rsidRPr="00AD3197">
        <w:rPr>
          <w:i/>
          <w:iCs/>
          <w:lang w:val="pt-BR"/>
        </w:rPr>
        <w:t>screen</w:t>
      </w:r>
      <w:proofErr w:type="spellEnd"/>
      <w:r w:rsidRPr="00AD3197">
        <w:rPr>
          <w:lang w:val="pt-BR"/>
        </w:rPr>
        <w:t xml:space="preserve">, quando os personagens </w:t>
      </w:r>
      <w:proofErr w:type="gramStart"/>
      <w:r w:rsidR="006C01EF">
        <w:rPr>
          <w:lang w:val="pt-BR"/>
        </w:rPr>
        <w:t>aproximarem-se</w:t>
      </w:r>
      <w:proofErr w:type="gramEnd"/>
      <w:r w:rsidR="006C01EF">
        <w:rPr>
          <w:lang w:val="pt-BR"/>
        </w:rPr>
        <w:t>,</w:t>
      </w:r>
      <w:r w:rsidRPr="00AD3197">
        <w:rPr>
          <w:lang w:val="pt-BR"/>
        </w:rPr>
        <w:t xml:space="preserve"> a tela tornará uma só;</w:t>
      </w:r>
    </w:p>
    <w:p w14:paraId="05275CF1" w14:textId="45357C65" w:rsidR="00255608" w:rsidRPr="0065599D" w:rsidRDefault="7C434651" w:rsidP="005D67FF">
      <w:pPr>
        <w:pStyle w:val="TCC"/>
        <w:numPr>
          <w:ilvl w:val="0"/>
          <w:numId w:val="8"/>
        </w:numPr>
        <w:rPr>
          <w:lang w:val="pt-BR"/>
        </w:rPr>
      </w:pPr>
      <w:r w:rsidRPr="0065599D">
        <w:rPr>
          <w:lang w:val="pt-BR"/>
        </w:rPr>
        <w:t>Mira do longo alcance</w:t>
      </w:r>
      <w:r w:rsidR="00D154BF" w:rsidRPr="0065599D">
        <w:rPr>
          <w:lang w:val="pt-BR"/>
        </w:rPr>
        <w:t xml:space="preserve">: </w:t>
      </w:r>
      <w:r w:rsidRPr="0065599D">
        <w:rPr>
          <w:lang w:val="pt-BR"/>
        </w:rPr>
        <w:t>Facilitando a mira, cada jogador terá um</w:t>
      </w:r>
      <w:r w:rsidR="00A46704" w:rsidRPr="0065599D">
        <w:rPr>
          <w:lang w:val="pt-BR"/>
        </w:rPr>
        <w:t>a pequena mira para auxiliar no tiro</w:t>
      </w:r>
      <w:r w:rsidRPr="0065599D">
        <w:rPr>
          <w:lang w:val="pt-BR"/>
        </w:rPr>
        <w:t xml:space="preserve">, como mostra a figura </w:t>
      </w:r>
      <w:r w:rsidR="00EF0596" w:rsidRPr="0065599D">
        <w:rPr>
          <w:lang w:val="pt-BR"/>
        </w:rPr>
        <w:t>22</w:t>
      </w:r>
      <w:r w:rsidRPr="0065599D">
        <w:rPr>
          <w:lang w:val="pt-BR"/>
        </w:rPr>
        <w:t>;</w:t>
      </w:r>
    </w:p>
    <w:p w14:paraId="1CDD09A5" w14:textId="281A4741" w:rsidR="001C7FA3" w:rsidRPr="00AD3197" w:rsidRDefault="001C7FA3">
      <w:pPr>
        <w:spacing w:line="240" w:lineRule="auto"/>
        <w:jc w:val="left"/>
        <w:rPr>
          <w:rFonts w:eastAsia="Arial"/>
          <w:b/>
          <w:bCs/>
          <w:color w:val="000000" w:themeColor="text1"/>
          <w:sz w:val="20"/>
          <w:szCs w:val="20"/>
          <w:lang w:eastAsia="ar-SA"/>
        </w:rPr>
      </w:pPr>
    </w:p>
    <w:p w14:paraId="203F1BF9" w14:textId="68D76877" w:rsidR="000D759E" w:rsidRPr="00ED1D88" w:rsidRDefault="000D759E" w:rsidP="00ED1D88">
      <w:pPr>
        <w:suppressAutoHyphens/>
        <w:spacing w:line="240" w:lineRule="auto"/>
        <w:jc w:val="left"/>
        <w:rPr>
          <w:b/>
          <w:bCs/>
          <w:sz w:val="20"/>
          <w:szCs w:val="20"/>
        </w:rPr>
      </w:pPr>
      <w:bookmarkStart w:id="481" w:name="_Toc24387442"/>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Mira.</w:t>
      </w:r>
      <w:bookmarkEnd w:id="481"/>
    </w:p>
    <w:p w14:paraId="2539374B" w14:textId="69F8C9E8" w:rsidR="00EC7136" w:rsidRPr="00AD3197" w:rsidRDefault="00EC7136">
      <w:pPr>
        <w:pStyle w:val="TCC"/>
        <w:ind w:left="709" w:firstLine="0"/>
        <w:jc w:val="center"/>
        <w:rPr>
          <w:lang w:val="pt-BR"/>
        </w:rPr>
      </w:pPr>
      <w:r w:rsidRPr="00ED1D88">
        <w:rPr>
          <w:noProof/>
          <w:lang w:val="pt-BR" w:eastAsia="pt-BR" w:bidi="ar-SA"/>
        </w:rPr>
        <w:lastRenderedPageBreak/>
        <w:drawing>
          <wp:inline distT="0" distB="0" distL="0" distR="0" wp14:anchorId="421B6B31" wp14:editId="10531E41">
            <wp:extent cx="1793240" cy="1959610"/>
            <wp:effectExtent l="0" t="0" r="0" b="2540"/>
            <wp:docPr id="15188040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1793240" cy="1959610"/>
                    </a:xfrm>
                    <a:prstGeom prst="rect">
                      <a:avLst/>
                    </a:prstGeom>
                  </pic:spPr>
                </pic:pic>
              </a:graphicData>
            </a:graphic>
          </wp:inline>
        </w:drawing>
      </w:r>
    </w:p>
    <w:p w14:paraId="6624DB9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866ADC4" w14:textId="77777777" w:rsidR="007F26AF" w:rsidRPr="00AD3197" w:rsidRDefault="007F26AF" w:rsidP="00ED1D88">
      <w:pPr>
        <w:pStyle w:val="TCC"/>
        <w:ind w:left="709" w:firstLine="0"/>
        <w:jc w:val="center"/>
        <w:rPr>
          <w:lang w:val="pt-BR"/>
        </w:rPr>
      </w:pPr>
    </w:p>
    <w:p w14:paraId="715E834E" w14:textId="6A975FD7" w:rsidR="00AA3BA6" w:rsidRPr="00AD3197" w:rsidRDefault="7C434651" w:rsidP="004518F0">
      <w:pPr>
        <w:pStyle w:val="TCC"/>
        <w:numPr>
          <w:ilvl w:val="0"/>
          <w:numId w:val="8"/>
        </w:numPr>
        <w:rPr>
          <w:lang w:val="pt-BR"/>
        </w:rPr>
      </w:pPr>
      <w:proofErr w:type="spellStart"/>
      <w:r w:rsidRPr="00AD3197">
        <w:rPr>
          <w:i/>
          <w:iCs/>
          <w:lang w:val="pt-BR"/>
        </w:rPr>
        <w:t>Drop</w:t>
      </w:r>
      <w:proofErr w:type="spellEnd"/>
      <w:r w:rsidRPr="00AD3197">
        <w:rPr>
          <w:lang w:val="pt-BR"/>
        </w:rPr>
        <w:t xml:space="preserve"> item</w:t>
      </w:r>
      <w:r w:rsidR="00D154BF" w:rsidRPr="00AD3197">
        <w:rPr>
          <w:lang w:val="pt-BR"/>
        </w:rPr>
        <w:t xml:space="preserve">: </w:t>
      </w:r>
      <w:r w:rsidRPr="00AD3197">
        <w:rPr>
          <w:lang w:val="pt-BR"/>
        </w:rPr>
        <w:t xml:space="preserve">Quando o personagem morrer, ele voltará ao jogo, porém, </w:t>
      </w:r>
      <w:r w:rsidR="006A5B01">
        <w:rPr>
          <w:lang w:val="pt-BR"/>
        </w:rPr>
        <w:t>se ele coletou a chave, ela será</w:t>
      </w:r>
      <w:r w:rsidR="000918E7" w:rsidRPr="00AD3197">
        <w:rPr>
          <w:lang w:val="pt-BR"/>
        </w:rPr>
        <w:t xml:space="preserve"> deixad</w:t>
      </w:r>
      <w:r w:rsidR="006A5B01">
        <w:rPr>
          <w:lang w:val="pt-BR"/>
        </w:rPr>
        <w:t>a</w:t>
      </w:r>
      <w:r w:rsidR="000918E7" w:rsidRPr="00AD3197">
        <w:rPr>
          <w:lang w:val="pt-BR"/>
        </w:rPr>
        <w:t xml:space="preserve"> </w:t>
      </w:r>
      <w:r w:rsidRPr="00AD3197">
        <w:rPr>
          <w:lang w:val="pt-BR"/>
        </w:rPr>
        <w:t>no lugar em que morreu;</w:t>
      </w:r>
    </w:p>
    <w:p w14:paraId="096B1EE5" w14:textId="5D9440B6" w:rsidR="00350B9F" w:rsidRPr="005F54DB" w:rsidRDefault="7C434651" w:rsidP="004518F0">
      <w:pPr>
        <w:pStyle w:val="TCC"/>
        <w:numPr>
          <w:ilvl w:val="0"/>
          <w:numId w:val="8"/>
        </w:numPr>
        <w:rPr>
          <w:lang w:val="pt-BR"/>
        </w:rPr>
      </w:pPr>
      <w:proofErr w:type="spellStart"/>
      <w:r w:rsidRPr="005F54DB">
        <w:rPr>
          <w:i/>
          <w:iCs/>
          <w:lang w:val="pt-BR"/>
        </w:rPr>
        <w:t>Respawn</w:t>
      </w:r>
      <w:proofErr w:type="spellEnd"/>
      <w:r w:rsidR="00D154BF" w:rsidRPr="005F54DB">
        <w:rPr>
          <w:i/>
          <w:iCs/>
          <w:lang w:val="pt-BR"/>
        </w:rPr>
        <w:t xml:space="preserve">: </w:t>
      </w:r>
      <w:r w:rsidR="005F54DB" w:rsidRPr="005F54DB">
        <w:rPr>
          <w:iCs/>
          <w:lang w:val="pt-BR"/>
        </w:rPr>
        <w:t>Apenas o</w:t>
      </w:r>
      <w:r w:rsidRPr="005F54DB">
        <w:rPr>
          <w:lang w:val="pt-BR"/>
        </w:rPr>
        <w:t xml:space="preserve">s </w:t>
      </w:r>
      <w:r w:rsidR="00EA00FF">
        <w:rPr>
          <w:lang w:val="pt-BR"/>
        </w:rPr>
        <w:t xml:space="preserve">personagens </w:t>
      </w:r>
      <w:r w:rsidRPr="005F54DB">
        <w:rPr>
          <w:lang w:val="pt-BR"/>
        </w:rPr>
        <w:t xml:space="preserve">retornarão ao jogo se morrerem, após um certo tempo. </w:t>
      </w:r>
    </w:p>
    <w:p w14:paraId="28ED7694" w14:textId="6A655E82" w:rsidR="00C306AD" w:rsidRDefault="00AB6F7C" w:rsidP="002D1D74">
      <w:pPr>
        <w:pStyle w:val="Ttulo2"/>
        <w:numPr>
          <w:ilvl w:val="2"/>
          <w:numId w:val="19"/>
        </w:numPr>
        <w:ind w:left="720" w:hanging="720"/>
        <w:rPr>
          <w:rFonts w:eastAsia="Arial"/>
          <w:color w:val="000000" w:themeColor="text1"/>
        </w:rPr>
      </w:pPr>
      <w:bookmarkStart w:id="482" w:name="_Toc24387392"/>
      <w:r w:rsidRPr="00AB6F7C">
        <w:rPr>
          <w:rFonts w:eastAsia="Arial"/>
          <w:color w:val="000000" w:themeColor="text1"/>
        </w:rPr>
        <w:t>Mecânicas de perigo</w:t>
      </w:r>
      <w:bookmarkEnd w:id="482"/>
    </w:p>
    <w:p w14:paraId="4DE78C60" w14:textId="47010EF9" w:rsidR="002D1D74" w:rsidRDefault="002D1D74" w:rsidP="002D1D74"/>
    <w:p w14:paraId="0EA846F8" w14:textId="50C2E2E3" w:rsidR="002D1D74" w:rsidRDefault="007D1899" w:rsidP="003A7DBC">
      <w:pPr>
        <w:suppressAutoHyphens/>
        <w:spacing w:after="120"/>
        <w:ind w:firstLine="709"/>
        <w:rPr>
          <w:rFonts w:eastAsia="Arial"/>
          <w:color w:val="000000" w:themeColor="text1"/>
          <w:kern w:val="1"/>
          <w:lang w:eastAsia="ar-SA"/>
        </w:rPr>
      </w:pPr>
      <w:r>
        <w:rPr>
          <w:rFonts w:eastAsia="Arial"/>
          <w:color w:val="000000" w:themeColor="text1"/>
          <w:kern w:val="1"/>
          <w:lang w:eastAsia="ar-SA"/>
        </w:rPr>
        <w:t xml:space="preserve">O perigo existente na aventura </w:t>
      </w:r>
      <w:r w:rsidR="003A7DBC">
        <w:rPr>
          <w:rFonts w:eastAsia="Arial"/>
          <w:color w:val="000000" w:themeColor="text1"/>
          <w:kern w:val="1"/>
          <w:lang w:eastAsia="ar-SA"/>
        </w:rPr>
        <w:t>é basead</w:t>
      </w:r>
      <w:r>
        <w:rPr>
          <w:rFonts w:eastAsia="Arial"/>
          <w:color w:val="000000" w:themeColor="text1"/>
          <w:kern w:val="1"/>
          <w:lang w:eastAsia="ar-SA"/>
        </w:rPr>
        <w:t>o</w:t>
      </w:r>
      <w:r w:rsidR="003A7DBC">
        <w:rPr>
          <w:rFonts w:eastAsia="Arial"/>
          <w:color w:val="000000" w:themeColor="text1"/>
          <w:kern w:val="1"/>
          <w:lang w:eastAsia="ar-SA"/>
        </w:rPr>
        <w:t xml:space="preserve"> em umas das principais mecânicas do jogo, a geração procedural. O </w:t>
      </w:r>
      <w:r w:rsidR="000E3435">
        <w:rPr>
          <w:rFonts w:eastAsia="Arial"/>
          <w:color w:val="000000" w:themeColor="text1"/>
          <w:kern w:val="1"/>
          <w:lang w:eastAsia="ar-SA"/>
        </w:rPr>
        <w:t>cenário</w:t>
      </w:r>
      <w:r w:rsidR="003A7DBC">
        <w:rPr>
          <w:rFonts w:eastAsia="Arial"/>
          <w:color w:val="000000" w:themeColor="text1"/>
          <w:kern w:val="1"/>
          <w:lang w:eastAsia="ar-SA"/>
        </w:rPr>
        <w:t xml:space="preserve"> contará com espinhos sendo aleatoriamente posicionados em cada sala do mapa inicial</w:t>
      </w:r>
      <w:r w:rsidR="00912CA7">
        <w:rPr>
          <w:rFonts w:eastAsia="Arial"/>
          <w:color w:val="000000" w:themeColor="text1"/>
          <w:kern w:val="1"/>
          <w:lang w:eastAsia="ar-SA"/>
        </w:rPr>
        <w:t>, apresentado na figura XX</w:t>
      </w:r>
      <w:r w:rsidR="003A7DBC">
        <w:rPr>
          <w:rFonts w:eastAsia="Arial"/>
          <w:color w:val="000000" w:themeColor="text1"/>
          <w:kern w:val="1"/>
          <w:lang w:eastAsia="ar-SA"/>
        </w:rPr>
        <w:t xml:space="preserve">. Livrando-se do padrão e tornando </w:t>
      </w:r>
      <w:r w:rsidR="00575362">
        <w:rPr>
          <w:rFonts w:eastAsia="Arial"/>
          <w:color w:val="000000" w:themeColor="text1"/>
          <w:kern w:val="1"/>
          <w:lang w:eastAsia="ar-SA"/>
        </w:rPr>
        <w:t xml:space="preserve">o ambiente </w:t>
      </w:r>
      <w:r w:rsidR="003A7DBC">
        <w:rPr>
          <w:rFonts w:eastAsia="Arial"/>
          <w:color w:val="000000" w:themeColor="text1"/>
          <w:kern w:val="1"/>
          <w:lang w:eastAsia="ar-SA"/>
        </w:rPr>
        <w:t>cada vez mais dinâmico</w:t>
      </w:r>
      <w:r w:rsidR="00575362">
        <w:rPr>
          <w:rFonts w:eastAsia="Arial"/>
          <w:color w:val="000000" w:themeColor="text1"/>
          <w:kern w:val="1"/>
          <w:lang w:eastAsia="ar-SA"/>
        </w:rPr>
        <w:t>.</w:t>
      </w:r>
    </w:p>
    <w:p w14:paraId="1EBC0508" w14:textId="7E422D80" w:rsidR="00252123" w:rsidRDefault="00912CA7" w:rsidP="00912CA7">
      <w:pPr>
        <w:suppressAutoHyphens/>
        <w:spacing w:after="120"/>
        <w:ind w:firstLine="709"/>
        <w:rPr>
          <w:rFonts w:eastAsia="Arial"/>
          <w:color w:val="000000" w:themeColor="text1"/>
          <w:kern w:val="1"/>
          <w:lang w:eastAsia="ar-SA"/>
        </w:rPr>
      </w:pPr>
      <w:r>
        <w:rPr>
          <w:rFonts w:eastAsia="Arial"/>
          <w:color w:val="000000" w:themeColor="text1"/>
          <w:kern w:val="1"/>
          <w:lang w:eastAsia="ar-SA"/>
        </w:rPr>
        <w:t>Mantendo o padrão, se o jogador tocar em qualquer espinho, ele sofrerá um ponto de dano.</w:t>
      </w:r>
    </w:p>
    <w:p w14:paraId="4BD878F1" w14:textId="4AA48FB0" w:rsidR="009E4A73" w:rsidRDefault="009E4A73" w:rsidP="00912CA7">
      <w:pPr>
        <w:suppressAutoHyphens/>
        <w:spacing w:after="120"/>
        <w:ind w:firstLine="709"/>
        <w:rPr>
          <w:rFonts w:eastAsia="Arial"/>
          <w:color w:val="000000" w:themeColor="text1"/>
          <w:kern w:val="1"/>
          <w:lang w:eastAsia="ar-SA"/>
        </w:rPr>
      </w:pPr>
    </w:p>
    <w:p w14:paraId="2629407C" w14:textId="5397534C" w:rsidR="009E4A73" w:rsidRDefault="009E4A73" w:rsidP="00912CA7">
      <w:pPr>
        <w:suppressAutoHyphens/>
        <w:spacing w:after="120"/>
        <w:ind w:firstLine="709"/>
        <w:rPr>
          <w:rFonts w:eastAsia="Arial"/>
          <w:color w:val="000000" w:themeColor="text1"/>
          <w:kern w:val="1"/>
          <w:lang w:eastAsia="ar-SA"/>
        </w:rPr>
      </w:pPr>
      <w:r w:rsidRPr="009E4A73">
        <w:rPr>
          <w:rFonts w:eastAsia="Arial"/>
          <w:color w:val="000000" w:themeColor="text1"/>
          <w:kern w:val="1"/>
          <w:highlight w:val="yellow"/>
          <w:lang w:eastAsia="ar-SA"/>
        </w:rPr>
        <w:t>FIGURA XX</w:t>
      </w:r>
    </w:p>
    <w:p w14:paraId="561959CA" w14:textId="77777777" w:rsidR="00912CA7" w:rsidRPr="00ED1D88" w:rsidRDefault="00912CA7" w:rsidP="00912CA7">
      <w:pPr>
        <w:suppressAutoHyphens/>
        <w:spacing w:after="120"/>
        <w:ind w:firstLine="709"/>
        <w:rPr>
          <w:rFonts w:eastAsia="Arial"/>
        </w:rPr>
      </w:pPr>
    </w:p>
    <w:p w14:paraId="2E19D248" w14:textId="5613058E" w:rsidR="00252123" w:rsidRPr="00AD3197" w:rsidRDefault="00252123" w:rsidP="7C434651">
      <w:pPr>
        <w:pStyle w:val="Ttulo2"/>
        <w:rPr>
          <w:rFonts w:eastAsia="Arial"/>
          <w:color w:val="000000" w:themeColor="text1"/>
        </w:rPr>
      </w:pPr>
      <w:bookmarkStart w:id="483" w:name="_Toc24387393"/>
      <w:r w:rsidRPr="00AD3197">
        <w:rPr>
          <w:rFonts w:eastAsia="Arial"/>
          <w:color w:val="000000" w:themeColor="text1"/>
        </w:rPr>
        <w:t>2.</w:t>
      </w:r>
      <w:r w:rsidR="00090278" w:rsidRPr="00AD3197">
        <w:rPr>
          <w:rFonts w:eastAsia="Arial"/>
          <w:color w:val="000000" w:themeColor="text1"/>
        </w:rPr>
        <w:t>5</w:t>
      </w:r>
      <w:r w:rsidR="0068096F"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Colecionáveis</w:t>
      </w:r>
      <w:bookmarkEnd w:id="483"/>
    </w:p>
    <w:p w14:paraId="2FA4EDD9" w14:textId="77777777" w:rsidR="00252123" w:rsidRPr="00AD3197" w:rsidRDefault="00252123" w:rsidP="7C434651">
      <w:pPr>
        <w:ind w:left="720"/>
        <w:rPr>
          <w:rFonts w:eastAsia="Arial"/>
          <w:b/>
          <w:bCs/>
        </w:rPr>
      </w:pPr>
    </w:p>
    <w:p w14:paraId="7FD7C7B7" w14:textId="37425085" w:rsidR="00D12FD3" w:rsidRPr="00AD3197" w:rsidRDefault="002B2A00" w:rsidP="002B2A00">
      <w:pPr>
        <w:suppressAutoHyphens/>
        <w:spacing w:after="120"/>
        <w:ind w:firstLine="709"/>
        <w:rPr>
          <w:rFonts w:eastAsia="Arial"/>
          <w:color w:val="000000" w:themeColor="text1"/>
          <w:lang w:eastAsia="ar-SA"/>
        </w:rPr>
      </w:pPr>
      <w:r>
        <w:rPr>
          <w:rFonts w:eastAsia="Arial"/>
          <w:color w:val="000000" w:themeColor="text1"/>
          <w:kern w:val="1"/>
          <w:lang w:eastAsia="ar-SA"/>
        </w:rPr>
        <w:t>O mapa do</w:t>
      </w:r>
      <w:r w:rsidR="00D12FD3" w:rsidRPr="00AD3197">
        <w:rPr>
          <w:rFonts w:eastAsia="Arial"/>
          <w:color w:val="000000" w:themeColor="text1"/>
          <w:kern w:val="1"/>
          <w:lang w:eastAsia="ar-SA"/>
        </w:rPr>
        <w:t xml:space="preserve"> jogo </w:t>
      </w:r>
      <w:r>
        <w:rPr>
          <w:rFonts w:eastAsia="Arial"/>
          <w:color w:val="000000" w:themeColor="text1"/>
          <w:kern w:val="1"/>
          <w:lang w:eastAsia="ar-SA"/>
        </w:rPr>
        <w:t>contará com</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uma</w:t>
      </w:r>
      <w:r w:rsidR="00D12FD3" w:rsidRPr="00AD3197">
        <w:rPr>
          <w:rFonts w:eastAsia="Arial"/>
          <w:color w:val="000000" w:themeColor="text1"/>
          <w:kern w:val="1"/>
          <w:lang w:eastAsia="ar-SA"/>
        </w:rPr>
        <w:t xml:space="preserve"> sala especia</w:t>
      </w:r>
      <w:r w:rsidR="00BE3649">
        <w:rPr>
          <w:rFonts w:eastAsia="Arial"/>
          <w:color w:val="000000" w:themeColor="text1"/>
          <w:kern w:val="1"/>
          <w:lang w:eastAsia="ar-SA"/>
        </w:rPr>
        <w:t>l</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que contém</w:t>
      </w:r>
      <w:r w:rsidR="00D12FD3" w:rsidRPr="00AD3197">
        <w:rPr>
          <w:rFonts w:eastAsia="Arial"/>
          <w:color w:val="000000" w:themeColor="text1"/>
          <w:kern w:val="1"/>
          <w:lang w:eastAsia="ar-SA"/>
        </w:rPr>
        <w:t xml:space="preserve"> um colecionável importante para continuar a jornada, a chave apresentada na figura </w:t>
      </w:r>
      <w:r w:rsidR="00EF0596" w:rsidRPr="00AD3197">
        <w:rPr>
          <w:rFonts w:eastAsia="Arial"/>
          <w:color w:val="000000" w:themeColor="text1"/>
          <w:kern w:val="1"/>
          <w:lang w:eastAsia="ar-SA"/>
        </w:rPr>
        <w:t>24</w:t>
      </w:r>
      <w:r w:rsidR="00BE3649">
        <w:rPr>
          <w:rFonts w:eastAsia="Arial"/>
          <w:color w:val="000000" w:themeColor="text1"/>
          <w:kern w:val="1"/>
          <w:lang w:eastAsia="ar-SA"/>
        </w:rPr>
        <w:t>.</w:t>
      </w:r>
    </w:p>
    <w:p w14:paraId="1415B391" w14:textId="388A87D9" w:rsidR="00D12FD3" w:rsidRPr="00AD3197" w:rsidRDefault="00D12FD3" w:rsidP="7C434651">
      <w:pPr>
        <w:ind w:firstLine="709"/>
        <w:rPr>
          <w:rFonts w:eastAsia="Arial"/>
        </w:rPr>
      </w:pPr>
      <w:r w:rsidRPr="00AD3197">
        <w:rPr>
          <w:rFonts w:eastAsia="Arial"/>
          <w:color w:val="000000" w:themeColor="text1"/>
          <w:kern w:val="1"/>
          <w:lang w:eastAsia="ar-SA"/>
        </w:rPr>
        <w:lastRenderedPageBreak/>
        <w:t>Uma chave abre a sala d</w:t>
      </w:r>
      <w:r w:rsidR="00310FAC">
        <w:rPr>
          <w:rFonts w:eastAsia="Arial"/>
          <w:color w:val="000000" w:themeColor="text1"/>
          <w:kern w:val="1"/>
          <w:lang w:eastAsia="ar-SA"/>
        </w:rPr>
        <w:t>o</w:t>
      </w:r>
      <w:r w:rsidRPr="00AD3197">
        <w:rPr>
          <w:rFonts w:eastAsia="Arial"/>
          <w:color w:val="000000" w:themeColor="text1"/>
          <w:kern w:val="1"/>
          <w:lang w:eastAsia="ar-SA"/>
        </w:rPr>
        <w:t xml:space="preserve"> </w:t>
      </w:r>
      <w:r w:rsidR="006107AF" w:rsidRPr="00AD3197">
        <w:rPr>
          <w:rFonts w:eastAsia="Arial"/>
          <w:color w:val="000000" w:themeColor="text1"/>
          <w:kern w:val="1"/>
          <w:lang w:eastAsia="ar-SA"/>
        </w:rPr>
        <w:t>chefe de fase</w:t>
      </w:r>
      <w:r w:rsidRPr="00AD3197">
        <w:rPr>
          <w:rFonts w:eastAsia="Arial"/>
          <w:color w:val="000000" w:themeColor="text1"/>
          <w:kern w:val="1"/>
          <w:lang w:eastAsia="ar-SA"/>
        </w:rPr>
        <w:t xml:space="preserve">, e no momento que o mapa está sendo gerado, também é determinado a sala para o </w:t>
      </w:r>
      <w:r w:rsidR="00957C39" w:rsidRPr="00AD3197">
        <w:rPr>
          <w:rFonts w:eastAsia="Arial"/>
          <w:color w:val="000000" w:themeColor="text1"/>
          <w:kern w:val="1"/>
          <w:lang w:eastAsia="ar-SA"/>
        </w:rPr>
        <w:t>chefe de fase</w:t>
      </w:r>
      <w:r w:rsidRPr="00AD3197">
        <w:rPr>
          <w:rFonts w:eastAsia="Arial"/>
          <w:color w:val="000000" w:themeColor="text1"/>
          <w:kern w:val="1"/>
          <w:lang w:eastAsia="ar-SA"/>
        </w:rPr>
        <w:t>, para a chave, e a sala de início.</w:t>
      </w:r>
      <w:r w:rsidRPr="00AD3197">
        <w:rPr>
          <w:rFonts w:eastAsia="Arial"/>
        </w:rPr>
        <w:t xml:space="preserve"> Caso o personagem morra, a ch</w:t>
      </w:r>
      <w:r w:rsidR="000918E7" w:rsidRPr="00AD3197">
        <w:rPr>
          <w:rFonts w:eastAsia="Arial"/>
        </w:rPr>
        <w:t>a</w:t>
      </w:r>
      <w:r w:rsidRPr="00AD3197">
        <w:rPr>
          <w:rFonts w:eastAsia="Arial"/>
        </w:rPr>
        <w:t>ve ficará onde ele morreu, forçando os jogadores voltarem no lugar para pegá-la novamente.</w:t>
      </w:r>
    </w:p>
    <w:p w14:paraId="356CC607" w14:textId="132C43E2" w:rsidR="00FA493E" w:rsidRDefault="00FA493E">
      <w:pPr>
        <w:spacing w:line="240" w:lineRule="auto"/>
        <w:jc w:val="left"/>
        <w:rPr>
          <w:rFonts w:eastAsia="Arial"/>
        </w:rPr>
      </w:pPr>
      <w:r>
        <w:rPr>
          <w:rFonts w:eastAsia="Arial"/>
        </w:rPr>
        <w:br w:type="page"/>
      </w:r>
    </w:p>
    <w:p w14:paraId="78522542" w14:textId="7DC31754" w:rsidR="00455644" w:rsidRPr="00ED1D88" w:rsidRDefault="00455644" w:rsidP="00ED1D88">
      <w:pPr>
        <w:suppressAutoHyphens/>
        <w:spacing w:line="240" w:lineRule="auto"/>
        <w:jc w:val="left"/>
        <w:rPr>
          <w:rFonts w:eastAsia="Arial"/>
          <w:color w:val="000000" w:themeColor="text1"/>
          <w:szCs w:val="20"/>
          <w:lang w:eastAsia="ar-SA"/>
        </w:rPr>
      </w:pPr>
      <w:bookmarkStart w:id="484" w:name="_Toc24387443"/>
      <w:r w:rsidRPr="00ED1D88">
        <w:rPr>
          <w:rFonts w:eastAsia="Arial"/>
          <w:b/>
          <w:bCs/>
          <w:color w:val="000000" w:themeColor="text1"/>
          <w:sz w:val="20"/>
          <w:szCs w:val="20"/>
          <w:lang w:eastAsia="ar-SA"/>
        </w:rPr>
        <w:lastRenderedPageBreak/>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Chave para a sala do Sapo-Samurai.</w:t>
      </w:r>
      <w:bookmarkEnd w:id="484"/>
    </w:p>
    <w:p w14:paraId="4E335BD5" w14:textId="6AF6D96B" w:rsidR="00714D1E" w:rsidRPr="00AD3197" w:rsidRDefault="00095987">
      <w:pPr>
        <w:ind w:firstLine="709"/>
        <w:jc w:val="center"/>
        <w:rPr>
          <w:rFonts w:eastAsia="Arial"/>
        </w:rPr>
      </w:pPr>
      <w:r w:rsidRPr="00ED1D88">
        <w:rPr>
          <w:noProof/>
          <w:lang w:eastAsia="pt-BR"/>
        </w:rPr>
        <w:drawing>
          <wp:inline distT="0" distB="0" distL="0" distR="0" wp14:anchorId="63A3FF27" wp14:editId="45EEA2B6">
            <wp:extent cx="2411895" cy="1205948"/>
            <wp:effectExtent l="0" t="0" r="0" b="0"/>
            <wp:docPr id="7377085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2411895" cy="1205948"/>
                    </a:xfrm>
                    <a:prstGeom prst="rect">
                      <a:avLst/>
                    </a:prstGeom>
                  </pic:spPr>
                </pic:pic>
              </a:graphicData>
            </a:graphic>
          </wp:inline>
        </w:drawing>
      </w:r>
    </w:p>
    <w:p w14:paraId="5FE40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11DDDC94" w14:textId="7FB28308" w:rsidR="001C7FA3" w:rsidRPr="00AD3197" w:rsidRDefault="001C7FA3">
      <w:pPr>
        <w:ind w:firstLine="709"/>
        <w:jc w:val="center"/>
        <w:rPr>
          <w:rFonts w:eastAsia="Arial"/>
        </w:rPr>
      </w:pPr>
    </w:p>
    <w:p w14:paraId="31BCD94F" w14:textId="77777777" w:rsidR="00252123" w:rsidRPr="00ED1D88" w:rsidRDefault="00252123" w:rsidP="002D3A7F">
      <w:pPr>
        <w:rPr>
          <w:rFonts w:eastAsia="Arial"/>
        </w:rPr>
      </w:pPr>
    </w:p>
    <w:p w14:paraId="34E9792D" w14:textId="5BAE3658" w:rsidR="00252123" w:rsidRPr="00ED1D88" w:rsidRDefault="00252123" w:rsidP="7C434651">
      <w:pPr>
        <w:pStyle w:val="Ttulo2"/>
        <w:rPr>
          <w:rFonts w:eastAsia="Arial"/>
          <w:color w:val="000000" w:themeColor="text1"/>
        </w:rPr>
      </w:pPr>
      <w:bookmarkStart w:id="485" w:name="_Toc24387394"/>
      <w:r w:rsidRPr="00ED1D88">
        <w:rPr>
          <w:rFonts w:eastAsia="Arial"/>
          <w:color w:val="000000" w:themeColor="text1"/>
        </w:rPr>
        <w:t>2.</w:t>
      </w:r>
      <w:r w:rsidR="00090278" w:rsidRPr="00ED1D88">
        <w:rPr>
          <w:rFonts w:eastAsia="Arial"/>
          <w:color w:val="000000" w:themeColor="text1"/>
        </w:rPr>
        <w:t>5</w:t>
      </w:r>
      <w:r w:rsidR="0068096F" w:rsidRPr="00ED1D88">
        <w:rPr>
          <w:rFonts w:eastAsia="Arial"/>
          <w:color w:val="000000" w:themeColor="text1"/>
        </w:rPr>
        <w:t>.4</w:t>
      </w:r>
      <w:r w:rsidRPr="00ED1D88">
        <w:rPr>
          <w:rFonts w:eastAsiaTheme="minorHAnsi"/>
          <w:color w:val="000000" w:themeColor="text1"/>
        </w:rPr>
        <w:tab/>
      </w:r>
      <w:r w:rsidRPr="00ED1D88">
        <w:rPr>
          <w:rFonts w:eastAsia="Arial"/>
          <w:color w:val="000000" w:themeColor="text1"/>
        </w:rPr>
        <w:t>Pontuações</w:t>
      </w:r>
      <w:bookmarkEnd w:id="485"/>
    </w:p>
    <w:p w14:paraId="7BDA8624" w14:textId="77777777" w:rsidR="00252123" w:rsidRPr="00ED1D88" w:rsidRDefault="00252123" w:rsidP="7C434651">
      <w:pPr>
        <w:ind w:left="720"/>
        <w:rPr>
          <w:rFonts w:eastAsia="Arial"/>
          <w:b/>
          <w:bCs/>
        </w:rPr>
      </w:pPr>
    </w:p>
    <w:p w14:paraId="73DC6F93" w14:textId="3F109246" w:rsidR="00E5476C" w:rsidRDefault="00E5476C" w:rsidP="7C434651">
      <w:pPr>
        <w:ind w:firstLine="709"/>
        <w:rPr>
          <w:rFonts w:eastAsia="Arial"/>
        </w:rPr>
      </w:pPr>
      <w:r w:rsidRPr="00E602C9">
        <w:rPr>
          <w:rFonts w:eastAsia="Arial"/>
        </w:rPr>
        <w:t>A pontuaç</w:t>
      </w:r>
      <w:r w:rsidR="005E4CD2" w:rsidRPr="00E602C9">
        <w:rPr>
          <w:rFonts w:eastAsia="Arial"/>
        </w:rPr>
        <w:t>ã</w:t>
      </w:r>
      <w:r w:rsidRPr="00E602C9">
        <w:rPr>
          <w:rFonts w:eastAsia="Arial"/>
        </w:rPr>
        <w:t>o ser</w:t>
      </w:r>
      <w:r w:rsidR="006008C3" w:rsidRPr="00E602C9">
        <w:rPr>
          <w:rFonts w:eastAsia="Arial"/>
        </w:rPr>
        <w:t>á</w:t>
      </w:r>
      <w:r w:rsidRPr="00E602C9">
        <w:rPr>
          <w:rFonts w:eastAsia="Arial"/>
        </w:rPr>
        <w:t xml:space="preserve"> </w:t>
      </w:r>
      <w:r w:rsidR="005E4CD2" w:rsidRPr="00E602C9">
        <w:rPr>
          <w:rFonts w:eastAsia="Arial"/>
        </w:rPr>
        <w:t xml:space="preserve">calculada com </w:t>
      </w:r>
      <w:r w:rsidRPr="00E602C9">
        <w:rPr>
          <w:rFonts w:eastAsia="Arial"/>
        </w:rPr>
        <w:t>base</w:t>
      </w:r>
      <w:r w:rsidR="005E4CD2" w:rsidRPr="00E602C9">
        <w:rPr>
          <w:rFonts w:eastAsia="Arial"/>
        </w:rPr>
        <w:t xml:space="preserve"> </w:t>
      </w:r>
      <w:r w:rsidRPr="00E602C9">
        <w:rPr>
          <w:rFonts w:eastAsia="Arial"/>
        </w:rPr>
        <w:t>n</w:t>
      </w:r>
      <w:r w:rsidR="00670CE2" w:rsidRPr="00E602C9">
        <w:rPr>
          <w:rFonts w:eastAsia="Arial"/>
        </w:rPr>
        <w:t>a quantidade de inimigos derrotados por cada jogador</w:t>
      </w:r>
      <w:r w:rsidRPr="00E602C9">
        <w:rPr>
          <w:rFonts w:eastAsia="Arial"/>
        </w:rPr>
        <w:t xml:space="preserve">. Quem </w:t>
      </w:r>
      <w:r w:rsidR="005E4CD2" w:rsidRPr="00E602C9">
        <w:rPr>
          <w:rFonts w:eastAsia="Arial"/>
        </w:rPr>
        <w:t xml:space="preserve">alcançar </w:t>
      </w:r>
      <w:r w:rsidR="00670CE2" w:rsidRPr="00E602C9">
        <w:rPr>
          <w:rFonts w:eastAsia="Arial"/>
        </w:rPr>
        <w:t>a maior pontuação</w:t>
      </w:r>
      <w:r w:rsidR="005E4CD2" w:rsidRPr="00E602C9">
        <w:rPr>
          <w:rFonts w:eastAsia="Arial"/>
        </w:rPr>
        <w:t xml:space="preserve"> possível</w:t>
      </w:r>
      <w:r w:rsidRPr="00E602C9">
        <w:rPr>
          <w:rFonts w:eastAsia="Arial"/>
        </w:rPr>
        <w:t>, ganha</w:t>
      </w:r>
      <w:r w:rsidR="005E4CD2" w:rsidRPr="00E602C9">
        <w:rPr>
          <w:rFonts w:eastAsia="Arial"/>
        </w:rPr>
        <w:t xml:space="preserve"> a partida</w:t>
      </w:r>
      <w:r w:rsidRPr="00E602C9">
        <w:rPr>
          <w:rFonts w:eastAsia="Arial"/>
        </w:rPr>
        <w:t>.</w:t>
      </w:r>
    </w:p>
    <w:p w14:paraId="79C86264" w14:textId="6451BA88" w:rsidR="00E602C9" w:rsidRDefault="00E602C9" w:rsidP="7C434651">
      <w:pPr>
        <w:ind w:firstLine="709"/>
        <w:rPr>
          <w:rFonts w:eastAsia="Arial"/>
        </w:rPr>
      </w:pPr>
      <w:r>
        <w:rPr>
          <w:rFonts w:eastAsia="Arial"/>
        </w:rPr>
        <w:t>Seguindo uma contagem simples, cada inimigo e fase tem sua própria pontuação</w:t>
      </w:r>
      <w:r w:rsidR="005C563E">
        <w:rPr>
          <w:rFonts w:eastAsia="Arial"/>
        </w:rPr>
        <w:t xml:space="preserve">: </w:t>
      </w:r>
    </w:p>
    <w:p w14:paraId="7AE75E7B" w14:textId="4359E60B" w:rsidR="003D7204" w:rsidRDefault="00E602C9" w:rsidP="003D7204">
      <w:pPr>
        <w:pStyle w:val="PargrafodaLista"/>
        <w:numPr>
          <w:ilvl w:val="0"/>
          <w:numId w:val="22"/>
        </w:numPr>
        <w:rPr>
          <w:rFonts w:eastAsia="Arial"/>
        </w:rPr>
      </w:pPr>
      <w:r w:rsidRPr="003D7204">
        <w:rPr>
          <w:rFonts w:eastAsia="Arial"/>
        </w:rPr>
        <w:t>Cada verme rolador derrotado no primeiro nível, adiciona 50 pontos ao jogador</w:t>
      </w:r>
      <w:r w:rsidR="005C563E">
        <w:rPr>
          <w:rFonts w:eastAsia="Arial"/>
        </w:rPr>
        <w:t>;</w:t>
      </w:r>
    </w:p>
    <w:p w14:paraId="2D3FB6C2" w14:textId="701EE2E1" w:rsidR="003D7204" w:rsidRDefault="00E602C9" w:rsidP="003D7204">
      <w:pPr>
        <w:pStyle w:val="PargrafodaLista"/>
        <w:numPr>
          <w:ilvl w:val="0"/>
          <w:numId w:val="22"/>
        </w:numPr>
        <w:rPr>
          <w:rFonts w:eastAsia="Arial"/>
        </w:rPr>
      </w:pPr>
      <w:r w:rsidRPr="003D7204">
        <w:rPr>
          <w:rFonts w:eastAsia="Arial"/>
        </w:rPr>
        <w:t>Caso o jogador derrote o outro, é adicionado 200 pontos</w:t>
      </w:r>
      <w:r w:rsidR="005C563E">
        <w:rPr>
          <w:rFonts w:eastAsia="Arial"/>
        </w:rPr>
        <w:t>;</w:t>
      </w:r>
    </w:p>
    <w:p w14:paraId="696169BC" w14:textId="6A1483E7" w:rsidR="00587838" w:rsidRDefault="00E602C9" w:rsidP="003D7204">
      <w:pPr>
        <w:pStyle w:val="PargrafodaLista"/>
        <w:numPr>
          <w:ilvl w:val="0"/>
          <w:numId w:val="22"/>
        </w:numPr>
        <w:rPr>
          <w:rFonts w:eastAsia="Arial"/>
        </w:rPr>
      </w:pPr>
      <w:r w:rsidRPr="003D7204">
        <w:rPr>
          <w:rFonts w:eastAsia="Arial"/>
        </w:rPr>
        <w:t>O jogador que abrir a sala do chefe de fase ganhará 1000 pontos</w:t>
      </w:r>
      <w:r w:rsidR="005C563E">
        <w:rPr>
          <w:rFonts w:eastAsia="Arial"/>
        </w:rPr>
        <w:t>;</w:t>
      </w:r>
    </w:p>
    <w:p w14:paraId="4559FEEC" w14:textId="25A2C5E1" w:rsidR="00E602C9" w:rsidRPr="003D7204" w:rsidRDefault="00587838" w:rsidP="003D7204">
      <w:pPr>
        <w:pStyle w:val="PargrafodaLista"/>
        <w:numPr>
          <w:ilvl w:val="0"/>
          <w:numId w:val="22"/>
        </w:numPr>
        <w:rPr>
          <w:rFonts w:eastAsia="Arial"/>
        </w:rPr>
      </w:pPr>
      <w:r>
        <w:rPr>
          <w:rFonts w:eastAsia="Arial"/>
        </w:rPr>
        <w:t>O jogador que</w:t>
      </w:r>
      <w:r w:rsidR="00E602C9" w:rsidRPr="003D7204">
        <w:rPr>
          <w:rFonts w:eastAsia="Arial"/>
        </w:rPr>
        <w:t xml:space="preserve"> derrotar </w:t>
      </w:r>
      <w:r>
        <w:rPr>
          <w:rFonts w:eastAsia="Arial"/>
        </w:rPr>
        <w:t xml:space="preserve">o chefe de fase </w:t>
      </w:r>
      <w:r w:rsidR="00E602C9" w:rsidRPr="003D7204">
        <w:rPr>
          <w:rFonts w:eastAsia="Arial"/>
        </w:rPr>
        <w:t>terá 2000 pontos a mais em sua contagem.</w:t>
      </w:r>
    </w:p>
    <w:p w14:paraId="2D31AE9E" w14:textId="4670FEC3" w:rsidR="00252123" w:rsidRPr="00ED1D88" w:rsidRDefault="00E602C9" w:rsidP="0051153E">
      <w:pPr>
        <w:ind w:firstLine="709"/>
        <w:rPr>
          <w:rFonts w:eastAsia="Arial"/>
        </w:rPr>
      </w:pPr>
      <w:r>
        <w:rPr>
          <w:rFonts w:eastAsia="Arial"/>
        </w:rPr>
        <w:t xml:space="preserve">A arena sendo o último nível do jogo possui uma maneira diferente de contabilizar pontos. Assim que os dois jogadores estiverem nela, eles terão </w:t>
      </w:r>
      <w:r w:rsidR="0051153E">
        <w:rPr>
          <w:rFonts w:eastAsia="Arial"/>
        </w:rPr>
        <w:t xml:space="preserve">60 segundos para enfrentar-se, sendo </w:t>
      </w:r>
      <w:r w:rsidR="00EA00FF">
        <w:rPr>
          <w:rFonts w:eastAsia="Arial"/>
        </w:rPr>
        <w:t>crucial</w:t>
      </w:r>
      <w:r w:rsidR="0051153E">
        <w:rPr>
          <w:rFonts w:eastAsia="Arial"/>
        </w:rPr>
        <w:t xml:space="preserve"> para a </w:t>
      </w:r>
      <w:del w:id="486" w:author="Administrador" w:date="2019-11-11T18:21:00Z">
        <w:r w:rsidR="0051153E" w:rsidRPr="00EA00FF" w:rsidDel="005A6C6C">
          <w:rPr>
            <w:rFonts w:eastAsia="Arial"/>
          </w:rPr>
          <w:delText>descisão</w:delText>
        </w:r>
      </w:del>
      <w:ins w:id="487" w:author="Administrador" w:date="2019-11-11T18:21:00Z">
        <w:r w:rsidR="005A6C6C" w:rsidRPr="00EA00FF">
          <w:rPr>
            <w:rFonts w:eastAsia="Arial"/>
          </w:rPr>
          <w:t>decisão</w:t>
        </w:r>
      </w:ins>
      <w:r w:rsidR="0051153E">
        <w:rPr>
          <w:rFonts w:eastAsia="Arial"/>
        </w:rPr>
        <w:t xml:space="preserve"> do vencedor.</w:t>
      </w:r>
    </w:p>
    <w:p w14:paraId="381E4295" w14:textId="77777777" w:rsidR="00287D33" w:rsidRPr="00ED1D88" w:rsidRDefault="00287D33" w:rsidP="00ED1D88">
      <w:pPr>
        <w:ind w:firstLine="709"/>
        <w:rPr>
          <w:rFonts w:eastAsia="Arial"/>
        </w:rPr>
      </w:pPr>
    </w:p>
    <w:p w14:paraId="6604B06C" w14:textId="6BC1C1C8" w:rsidR="00BB3DB5" w:rsidRPr="00AD3197" w:rsidRDefault="00252123" w:rsidP="7C434651">
      <w:pPr>
        <w:pStyle w:val="Ttulo2"/>
        <w:rPr>
          <w:rFonts w:eastAsia="Arial"/>
          <w:color w:val="000000" w:themeColor="text1"/>
        </w:rPr>
      </w:pPr>
      <w:bookmarkStart w:id="488" w:name="_Toc508437584"/>
      <w:bookmarkStart w:id="489" w:name="_Toc24387395"/>
      <w:r w:rsidRPr="00AD3197">
        <w:rPr>
          <w:rFonts w:eastAsia="Arial"/>
          <w:color w:val="000000" w:themeColor="text1"/>
        </w:rPr>
        <w:t>2.</w:t>
      </w:r>
      <w:r w:rsidR="00090278" w:rsidRPr="00AD3197">
        <w:rPr>
          <w:rFonts w:eastAsia="Arial"/>
          <w:color w:val="000000" w:themeColor="text1"/>
        </w:rPr>
        <w:t>6</w:t>
      </w:r>
      <w:r w:rsidRPr="00AD3197">
        <w:rPr>
          <w:rFonts w:eastAsiaTheme="minorHAnsi"/>
          <w:color w:val="000000" w:themeColor="text1"/>
        </w:rPr>
        <w:tab/>
      </w:r>
      <w:r w:rsidR="00BB3DB5" w:rsidRPr="00AD3197">
        <w:rPr>
          <w:rFonts w:eastAsia="Arial"/>
          <w:color w:val="000000" w:themeColor="text1"/>
        </w:rPr>
        <w:t>I</w:t>
      </w:r>
      <w:r w:rsidR="00FA493E">
        <w:rPr>
          <w:rFonts w:eastAsia="Arial"/>
          <w:color w:val="000000" w:themeColor="text1"/>
        </w:rPr>
        <w:t>NIMIGOS</w:t>
      </w:r>
      <w:bookmarkEnd w:id="488"/>
      <w:bookmarkEnd w:id="489"/>
      <w:r w:rsidRPr="00AD3197">
        <w:rPr>
          <w:rFonts w:eastAsia="Arial"/>
          <w:color w:val="000000" w:themeColor="text1"/>
        </w:rPr>
        <w:t xml:space="preserve"> </w:t>
      </w:r>
    </w:p>
    <w:p w14:paraId="5CF114F2" w14:textId="42ECCABD" w:rsidR="00C306AD" w:rsidRPr="00AD3197" w:rsidRDefault="7C434651" w:rsidP="7C434651">
      <w:pPr>
        <w:pStyle w:val="TCC"/>
        <w:rPr>
          <w:lang w:val="pt-BR"/>
        </w:rPr>
      </w:pPr>
      <w:r w:rsidRPr="00AD3197">
        <w:rPr>
          <w:lang w:val="pt-BR"/>
        </w:rPr>
        <w:t xml:space="preserve">Compondo a proposta do projeto, todos os inimigos enfrentados pelo jogador, farão parte do reino animal assim como os personagens. Todos tendo de certa forma, uma ligação particular com as formigas principais, seja por ser seu predador ou estar </w:t>
      </w:r>
      <w:r w:rsidR="00EF12DE" w:rsidRPr="00AD3197">
        <w:rPr>
          <w:lang w:val="pt-BR"/>
        </w:rPr>
        <w:t>na mesma cadeia</w:t>
      </w:r>
      <w:r w:rsidRPr="00AD3197">
        <w:rPr>
          <w:lang w:val="pt-BR"/>
        </w:rPr>
        <w:t xml:space="preserve"> com </w:t>
      </w:r>
      <w:proofErr w:type="gramStart"/>
      <w:r w:rsidRPr="00AD3197">
        <w:rPr>
          <w:lang w:val="pt-BR"/>
        </w:rPr>
        <w:t>a mesma</w:t>
      </w:r>
      <w:proofErr w:type="gramEnd"/>
      <w:r w:rsidRPr="00AD3197">
        <w:rPr>
          <w:lang w:val="pt-BR"/>
        </w:rPr>
        <w:t>, fazendo com que a imersão seja aumentada.</w:t>
      </w:r>
    </w:p>
    <w:p w14:paraId="27BD6F77" w14:textId="77777777" w:rsidR="001656E5" w:rsidRPr="00AD3197" w:rsidRDefault="7C434651" w:rsidP="7C434651">
      <w:pPr>
        <w:pStyle w:val="TCC"/>
        <w:rPr>
          <w:lang w:val="pt-BR"/>
        </w:rPr>
      </w:pPr>
      <w:r w:rsidRPr="00AD3197">
        <w:rPr>
          <w:lang w:val="pt-BR"/>
        </w:rPr>
        <w:t>Os inimigos serão divididos em duas categorias,</w:t>
      </w:r>
      <w:r w:rsidRPr="00ED1D88">
        <w:rPr>
          <w:i/>
          <w:lang w:val="pt-BR"/>
        </w:rPr>
        <w:t xml:space="preserve"> </w:t>
      </w:r>
      <w:proofErr w:type="spellStart"/>
      <w:r w:rsidRPr="00ED1D88">
        <w:rPr>
          <w:i/>
          <w:lang w:val="pt-BR"/>
        </w:rPr>
        <w:t>minions</w:t>
      </w:r>
      <w:proofErr w:type="spellEnd"/>
      <w:r w:rsidRPr="00AD3197">
        <w:rPr>
          <w:lang w:val="pt-BR"/>
        </w:rPr>
        <w:t xml:space="preserve"> e os chefes de fase, cada tipo possuindo suas próprias características, ataques, pontos de vida e habilidades.</w:t>
      </w:r>
    </w:p>
    <w:p w14:paraId="296A031F" w14:textId="77777777" w:rsidR="00BB3DB5" w:rsidRPr="00ED1D88" w:rsidRDefault="00BB3DB5" w:rsidP="7C434651">
      <w:pPr>
        <w:rPr>
          <w:rFonts w:eastAsia="Arial"/>
        </w:rPr>
      </w:pPr>
    </w:p>
    <w:p w14:paraId="7C215BE1" w14:textId="77777777" w:rsidR="00E519E0" w:rsidRPr="00ED1D88" w:rsidRDefault="00E519E0" w:rsidP="7C434651">
      <w:pPr>
        <w:ind w:firstLine="709"/>
        <w:rPr>
          <w:rFonts w:eastAsia="Arial"/>
        </w:rPr>
      </w:pPr>
    </w:p>
    <w:p w14:paraId="26CEB2DD" w14:textId="713B3CAD" w:rsidR="00BB3DB5" w:rsidRPr="00ED1D88" w:rsidRDefault="00252123" w:rsidP="7C434651">
      <w:pPr>
        <w:pStyle w:val="Ttulo2"/>
        <w:rPr>
          <w:rFonts w:eastAsia="Arial"/>
          <w:color w:val="000000" w:themeColor="text1"/>
        </w:rPr>
      </w:pPr>
      <w:bookmarkStart w:id="490" w:name="_Toc508437586"/>
      <w:bookmarkStart w:id="491" w:name="_Toc24387396"/>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.2</w:t>
      </w:r>
      <w:r w:rsidRPr="00ED1D88">
        <w:rPr>
          <w:rFonts w:eastAsiaTheme="minorHAnsi"/>
          <w:color w:val="000000" w:themeColor="text1"/>
        </w:rPr>
        <w:tab/>
      </w:r>
      <w:proofErr w:type="spellStart"/>
      <w:r w:rsidR="00C306AD" w:rsidRPr="00ED1D88">
        <w:rPr>
          <w:rFonts w:eastAsia="Arial"/>
          <w:i/>
          <w:color w:val="000000" w:themeColor="text1"/>
        </w:rPr>
        <w:t>Minions</w:t>
      </w:r>
      <w:bookmarkEnd w:id="490"/>
      <w:bookmarkEnd w:id="491"/>
      <w:proofErr w:type="spellEnd"/>
    </w:p>
    <w:p w14:paraId="62B07FF5" w14:textId="77777777" w:rsidR="00252123" w:rsidRPr="00ED1D88" w:rsidRDefault="00252123" w:rsidP="7C434651">
      <w:pPr>
        <w:ind w:firstLine="709"/>
        <w:rPr>
          <w:rFonts w:eastAsia="Arial"/>
        </w:rPr>
      </w:pPr>
    </w:p>
    <w:p w14:paraId="2829B245" w14:textId="043CF715" w:rsidR="00C306AD" w:rsidRPr="00AD3197" w:rsidRDefault="00353FDA" w:rsidP="7C434651">
      <w:pPr>
        <w:pStyle w:val="TCC"/>
        <w:rPr>
          <w:lang w:val="pt-BR"/>
        </w:rPr>
      </w:pPr>
      <w:r w:rsidRPr="00AD3197">
        <w:rPr>
          <w:lang w:val="pt-BR"/>
        </w:rPr>
        <w:t xml:space="preserve">Como parte da coleção dos inimigos base teremos </w:t>
      </w:r>
      <w:r w:rsidR="7C434651" w:rsidRPr="00AD3197">
        <w:rPr>
          <w:lang w:val="pt-BR"/>
        </w:rPr>
        <w:t xml:space="preserve">dois tipos </w:t>
      </w:r>
      <w:r w:rsidRPr="00AD3197">
        <w:rPr>
          <w:lang w:val="pt-BR"/>
        </w:rPr>
        <w:t xml:space="preserve">que </w:t>
      </w:r>
      <w:r w:rsidR="7C434651" w:rsidRPr="00AD3197">
        <w:rPr>
          <w:lang w:val="pt-BR"/>
        </w:rPr>
        <w:t xml:space="preserve">terão que ser enfrentados para avançar </w:t>
      </w:r>
      <w:r w:rsidRPr="00AD3197">
        <w:rPr>
          <w:lang w:val="pt-BR"/>
        </w:rPr>
        <w:t>na aventura</w:t>
      </w:r>
      <w:r w:rsidR="7C434651" w:rsidRPr="00AD3197">
        <w:rPr>
          <w:lang w:val="pt-BR"/>
        </w:rPr>
        <w:t>. Sendo eles baseados em um único modelo, porém, diferenciando-se através do seu ataque e aparência.</w:t>
      </w:r>
    </w:p>
    <w:p w14:paraId="62A8D9DB" w14:textId="77777777" w:rsidR="00C306AD" w:rsidRPr="00AD3197" w:rsidRDefault="7C434651" w:rsidP="7C434651">
      <w:pPr>
        <w:pStyle w:val="TCC"/>
        <w:rPr>
          <w:lang w:val="pt-BR"/>
        </w:rPr>
      </w:pPr>
      <w:r w:rsidRPr="00AD3197">
        <w:rPr>
          <w:lang w:val="pt-BR"/>
        </w:rPr>
        <w:t>Esse tipo de inimigo será aleatoriamente inserido no mapa, tanto em número quanto em posição, impossibilitando o avanço sem antes eliminar todos os inimigos de uma sala.</w:t>
      </w:r>
    </w:p>
    <w:p w14:paraId="02BA89C5" w14:textId="77777777" w:rsidR="00C306AD" w:rsidRPr="00AD3197" w:rsidRDefault="7C434651" w:rsidP="7C434651">
      <w:pPr>
        <w:pStyle w:val="TCC"/>
        <w:rPr>
          <w:lang w:val="pt-BR"/>
        </w:rPr>
      </w:pPr>
      <w:r w:rsidRPr="00AD3197">
        <w:rPr>
          <w:lang w:val="pt-BR"/>
        </w:rPr>
        <w:t>O jogo também contará com um inimigo que aparecerá no mapa aleatoriamente e que não poderá ser enfrentado, apenas evitar seus ataques.</w:t>
      </w:r>
    </w:p>
    <w:p w14:paraId="4943EA90" w14:textId="77777777" w:rsidR="00C306AD" w:rsidRPr="00AD3197" w:rsidRDefault="00C306AD" w:rsidP="7C434651">
      <w:pPr>
        <w:pStyle w:val="TCC"/>
        <w:rPr>
          <w:lang w:val="pt-BR"/>
        </w:rPr>
      </w:pPr>
    </w:p>
    <w:p w14:paraId="4D8A5F4B" w14:textId="77777777" w:rsidR="00C306AD" w:rsidRPr="00AD3197" w:rsidRDefault="7C434651" w:rsidP="7C434651">
      <w:pPr>
        <w:pStyle w:val="PargrafodaLista"/>
        <w:widowControl w:val="0"/>
        <w:numPr>
          <w:ilvl w:val="2"/>
          <w:numId w:val="4"/>
        </w:numPr>
        <w:autoSpaceDE w:val="0"/>
        <w:autoSpaceDN w:val="0"/>
        <w:spacing w:line="240" w:lineRule="auto"/>
        <w:contextualSpacing w:val="0"/>
        <w:jc w:val="left"/>
        <w:rPr>
          <w:b/>
          <w:bCs/>
          <w:i/>
          <w:iCs/>
        </w:rPr>
      </w:pPr>
      <w:r w:rsidRPr="00AD3197">
        <w:rPr>
          <w:rFonts w:eastAsia="Arial"/>
          <w:b/>
          <w:bCs/>
        </w:rPr>
        <w:t>LAGARTA</w:t>
      </w:r>
    </w:p>
    <w:p w14:paraId="5076ADF1" w14:textId="68502C57" w:rsidR="00C306AD" w:rsidRPr="00AD3197" w:rsidRDefault="7C434651" w:rsidP="7C434651">
      <w:pPr>
        <w:pStyle w:val="TCC"/>
        <w:rPr>
          <w:lang w:val="pt-BR"/>
        </w:rPr>
      </w:pPr>
      <w:r w:rsidRPr="00AD3197">
        <w:rPr>
          <w:lang w:val="pt-BR"/>
        </w:rPr>
        <w:t xml:space="preserve">O inimigo mais comum, essa espécie de lagarta possui cores terrosas por conta de seu ataque que consiste em encolher-se até ficar no formato de uma bola e sair rodando na direção do jogador, caso bata em uma parede, ela irá </w:t>
      </w:r>
      <w:r w:rsidR="00353FDA" w:rsidRPr="00AD3197">
        <w:rPr>
          <w:lang w:val="pt-BR"/>
        </w:rPr>
        <w:t>corrigir seu curso em direção ao jogador</w:t>
      </w:r>
      <w:r w:rsidRPr="00AD3197">
        <w:rPr>
          <w:lang w:val="pt-BR"/>
        </w:rPr>
        <w:t xml:space="preserve">, figura </w:t>
      </w:r>
      <w:r w:rsidR="00EF0596" w:rsidRPr="00AD3197">
        <w:rPr>
          <w:lang w:val="pt-BR"/>
        </w:rPr>
        <w:t>26</w:t>
      </w:r>
      <w:r w:rsidRPr="00AD3197">
        <w:rPr>
          <w:lang w:val="pt-BR"/>
        </w:rPr>
        <w:t xml:space="preserve">. </w:t>
      </w:r>
    </w:p>
    <w:p w14:paraId="5741A44C" w14:textId="705E3E2B" w:rsidR="007A093C" w:rsidRPr="00AD3197" w:rsidRDefault="7C434651" w:rsidP="7C434651">
      <w:pPr>
        <w:pStyle w:val="TCC"/>
        <w:rPr>
          <w:lang w:val="pt-BR"/>
        </w:rPr>
      </w:pPr>
      <w:r w:rsidRPr="00AD3197">
        <w:rPr>
          <w:lang w:val="pt-BR"/>
        </w:rPr>
        <w:t xml:space="preserve">Sua IA foi configurada para ficar andando pela sala, quando um player chegar a uma certa distância, o inimigo mudará sua animação e começará a rolar na direção do jogador. Caso colidir com o personagem causará X pontos de dano, e irá diminuir a velocidade por um segundo, para que o jogador possa recuperar-se, o inimigo continuará nesse </w:t>
      </w:r>
      <w:r w:rsidRPr="00AD3197">
        <w:rPr>
          <w:i/>
          <w:iCs/>
          <w:lang w:val="pt-BR"/>
        </w:rPr>
        <w:t xml:space="preserve">looping </w:t>
      </w:r>
      <w:r w:rsidRPr="00AD3197">
        <w:rPr>
          <w:lang w:val="pt-BR"/>
        </w:rPr>
        <w:t>até matar o personagem ou o morrer.</w:t>
      </w:r>
    </w:p>
    <w:p w14:paraId="6A83F1E7" w14:textId="77777777" w:rsidR="00727016" w:rsidRPr="00AD3197" w:rsidRDefault="00727016" w:rsidP="7C434651">
      <w:pPr>
        <w:pStyle w:val="TCC"/>
        <w:rPr>
          <w:lang w:val="pt-BR"/>
        </w:rPr>
      </w:pPr>
    </w:p>
    <w:p w14:paraId="38248D9C" w14:textId="50AD73BD" w:rsidR="001E7139" w:rsidRPr="00ED1D88" w:rsidRDefault="001E7139" w:rsidP="00ED1D88">
      <w:pPr>
        <w:suppressAutoHyphens/>
        <w:spacing w:line="240" w:lineRule="auto"/>
        <w:jc w:val="left"/>
        <w:rPr>
          <w:rFonts w:eastAsia="Arial"/>
          <w:color w:val="000000" w:themeColor="text1"/>
          <w:szCs w:val="20"/>
          <w:lang w:eastAsia="ar-SA"/>
        </w:rPr>
      </w:pPr>
      <w:bookmarkStart w:id="492" w:name="_Toc24387444"/>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26</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Lagarta.</w:t>
      </w:r>
      <w:bookmarkEnd w:id="492"/>
    </w:p>
    <w:p w14:paraId="605D0FFE" w14:textId="394F3641" w:rsidR="00714D1E" w:rsidRPr="00AD3197" w:rsidRDefault="009236CF">
      <w:pPr>
        <w:pStyle w:val="TCC"/>
        <w:jc w:val="center"/>
        <w:rPr>
          <w:lang w:val="pt-BR"/>
        </w:rPr>
      </w:pPr>
      <w:r w:rsidRPr="00ED1D88">
        <w:rPr>
          <w:noProof/>
          <w:lang w:val="pt-BR" w:eastAsia="pt-BR" w:bidi="ar-SA"/>
        </w:rPr>
        <w:drawing>
          <wp:inline distT="0" distB="0" distL="0" distR="0" wp14:anchorId="3DB7160D" wp14:editId="47AC6C67">
            <wp:extent cx="5759449" cy="958850"/>
            <wp:effectExtent l="0" t="0" r="0" b="0"/>
            <wp:docPr id="21002158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5759449" cy="958850"/>
                    </a:xfrm>
                    <a:prstGeom prst="rect">
                      <a:avLst/>
                    </a:prstGeom>
                  </pic:spPr>
                </pic:pic>
              </a:graphicData>
            </a:graphic>
          </wp:inline>
        </w:drawing>
      </w:r>
    </w:p>
    <w:p w14:paraId="0E5CBC58"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EE12532" w14:textId="77777777" w:rsidR="007F26AF" w:rsidRPr="00AD3197" w:rsidRDefault="007F26AF" w:rsidP="00ED1D88">
      <w:pPr>
        <w:pStyle w:val="TCC"/>
        <w:jc w:val="center"/>
        <w:rPr>
          <w:lang w:val="pt-BR"/>
        </w:rPr>
      </w:pPr>
    </w:p>
    <w:p w14:paraId="1E03632D" w14:textId="77777777" w:rsidR="00C306AD" w:rsidRPr="00AD3197" w:rsidRDefault="00C306AD" w:rsidP="7C434651">
      <w:pPr>
        <w:rPr>
          <w:rFonts w:eastAsia="Arial"/>
          <w:b/>
          <w:bCs/>
          <w:i/>
          <w:iCs/>
        </w:rPr>
      </w:pPr>
    </w:p>
    <w:p w14:paraId="4D573423" w14:textId="77777777" w:rsidR="007F26AF" w:rsidRPr="00AD3197" w:rsidRDefault="007F26AF" w:rsidP="00ED1D88">
      <w:pPr>
        <w:pStyle w:val="TCC"/>
        <w:jc w:val="center"/>
        <w:rPr>
          <w:lang w:val="pt-BR"/>
        </w:rPr>
      </w:pPr>
    </w:p>
    <w:p w14:paraId="022AF9F7" w14:textId="77777777" w:rsidR="00C306AD" w:rsidRPr="00AD3197" w:rsidRDefault="00C306AD" w:rsidP="00ED1D88">
      <w:pPr>
        <w:pStyle w:val="TCC"/>
        <w:ind w:left="0" w:firstLine="0"/>
        <w:rPr>
          <w:lang w:val="pt-BR"/>
        </w:rPr>
      </w:pPr>
    </w:p>
    <w:p w14:paraId="1070CF7C" w14:textId="77777777" w:rsidR="00BB3DB5" w:rsidRPr="00ED1D88" w:rsidRDefault="00BB3DB5" w:rsidP="7C434651">
      <w:pPr>
        <w:rPr>
          <w:rFonts w:eastAsia="Arial"/>
        </w:rPr>
      </w:pPr>
    </w:p>
    <w:p w14:paraId="52D4887C" w14:textId="50A78CD7" w:rsidR="00BB3DB5" w:rsidRPr="00ED1D88" w:rsidRDefault="00252123" w:rsidP="7C434651">
      <w:pPr>
        <w:pStyle w:val="Ttulo2"/>
        <w:rPr>
          <w:rFonts w:eastAsia="Arial"/>
          <w:b w:val="0"/>
          <w:bCs w:val="0"/>
          <w:color w:val="000000" w:themeColor="text1"/>
        </w:rPr>
      </w:pPr>
      <w:bookmarkStart w:id="493" w:name="_Toc508437587"/>
      <w:bookmarkStart w:id="494" w:name="_Toc24387397"/>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.3</w:t>
      </w:r>
      <w:r w:rsidRPr="00ED1D88">
        <w:rPr>
          <w:rFonts w:eastAsiaTheme="minorHAnsi"/>
          <w:color w:val="000000" w:themeColor="text1"/>
        </w:rPr>
        <w:tab/>
      </w:r>
      <w:bookmarkEnd w:id="493"/>
      <w:r w:rsidR="0079422D" w:rsidRPr="00ED1D88">
        <w:rPr>
          <w:rFonts w:eastAsia="Arial"/>
          <w:color w:val="000000" w:themeColor="text1"/>
        </w:rPr>
        <w:t>Chefe de Fase (</w:t>
      </w:r>
      <w:r w:rsidR="0079422D" w:rsidRPr="00ED1D88">
        <w:rPr>
          <w:rFonts w:eastAsia="Arial"/>
          <w:i/>
          <w:color w:val="000000" w:themeColor="text1"/>
        </w:rPr>
        <w:t>Boss)</w:t>
      </w:r>
      <w:bookmarkEnd w:id="494"/>
    </w:p>
    <w:p w14:paraId="71F1FE1E" w14:textId="2F45A617" w:rsidR="00C26A74" w:rsidRPr="00AD3197" w:rsidRDefault="000435F8" w:rsidP="7C434651">
      <w:pPr>
        <w:pStyle w:val="TCC"/>
        <w:rPr>
          <w:lang w:val="pt-BR"/>
        </w:rPr>
      </w:pPr>
      <w:r>
        <w:rPr>
          <w:lang w:val="pt-BR"/>
        </w:rPr>
        <w:t>O</w:t>
      </w:r>
      <w:r w:rsidR="7C434651" w:rsidRPr="00AD3197">
        <w:rPr>
          <w:lang w:val="pt-BR"/>
        </w:rPr>
        <w:t xml:space="preserve"> chefe dentro do jogo terá sua própria mecânica de batalha forçando uma abordagem diferente do jogador</w:t>
      </w:r>
      <w:r w:rsidR="0033035D">
        <w:rPr>
          <w:lang w:val="pt-BR"/>
        </w:rPr>
        <w:t>, po</w:t>
      </w:r>
      <w:r w:rsidR="00FA3B84">
        <w:rPr>
          <w:lang w:val="pt-BR"/>
        </w:rPr>
        <w:t>r</w:t>
      </w:r>
      <w:r w:rsidR="0033035D">
        <w:rPr>
          <w:lang w:val="pt-BR"/>
        </w:rPr>
        <w:t xml:space="preserve">ém, sua </w:t>
      </w:r>
      <w:r w:rsidR="7C434651" w:rsidRPr="00AD3197">
        <w:t xml:space="preserve">vida </w:t>
      </w:r>
      <w:r w:rsidR="0033035D">
        <w:t>usará a mesma mecânica que a vida das formigas, sendo</w:t>
      </w:r>
      <w:r w:rsidR="7C434651" w:rsidRPr="00AD3197">
        <w:t xml:space="preserve"> mostrada para o jogador através do </w:t>
      </w:r>
      <w:r w:rsidR="7C434651" w:rsidRPr="00ED1D88">
        <w:rPr>
          <w:i/>
        </w:rPr>
        <w:t>HUD</w:t>
      </w:r>
      <w:r w:rsidR="0033035D">
        <w:t>, contendo um número específico de</w:t>
      </w:r>
      <w:r w:rsidR="00B033C4">
        <w:t xml:space="preserve"> pontos</w:t>
      </w:r>
      <w:r w:rsidR="0033035D">
        <w:t xml:space="preserve"> vida, cada vez que o chefe de fase receber dano, irá diminuir um ponto de vida.</w:t>
      </w:r>
    </w:p>
    <w:p w14:paraId="46D8884C" w14:textId="77777777" w:rsidR="00C306AD" w:rsidRPr="00AD3197" w:rsidRDefault="00C306AD">
      <w:pPr>
        <w:pStyle w:val="TCC"/>
        <w:rPr>
          <w:lang w:val="pt-BR"/>
        </w:rPr>
      </w:pPr>
    </w:p>
    <w:p w14:paraId="7BF19BEE" w14:textId="77777777" w:rsidR="00C306AD" w:rsidRPr="00AD3197" w:rsidRDefault="7C434651" w:rsidP="7C434651">
      <w:pPr>
        <w:pStyle w:val="PargrafodaLista"/>
        <w:widowControl w:val="0"/>
        <w:numPr>
          <w:ilvl w:val="0"/>
          <w:numId w:val="5"/>
        </w:numPr>
        <w:autoSpaceDE w:val="0"/>
        <w:autoSpaceDN w:val="0"/>
        <w:spacing w:line="240" w:lineRule="auto"/>
        <w:contextualSpacing w:val="0"/>
        <w:jc w:val="left"/>
        <w:rPr>
          <w:b/>
          <w:bCs/>
        </w:rPr>
      </w:pPr>
      <w:r w:rsidRPr="00AD3197">
        <w:rPr>
          <w:rFonts w:eastAsia="Arial"/>
          <w:b/>
          <w:bCs/>
        </w:rPr>
        <w:t>SAPO SAMURAI</w:t>
      </w:r>
    </w:p>
    <w:p w14:paraId="7EF7EEDF" w14:textId="77777777" w:rsidR="00C306AD" w:rsidRPr="00AD3197" w:rsidRDefault="00C306AD" w:rsidP="7C434651">
      <w:pPr>
        <w:rPr>
          <w:rFonts w:eastAsia="Arial"/>
          <w:b/>
          <w:bCs/>
          <w:i/>
          <w:iCs/>
        </w:rPr>
      </w:pPr>
    </w:p>
    <w:p w14:paraId="0893D322" w14:textId="0E36FF7C" w:rsidR="00C306AD" w:rsidRPr="00AD3197" w:rsidRDefault="7C434651" w:rsidP="7C434651">
      <w:pPr>
        <w:ind w:firstLine="720"/>
        <w:rPr>
          <w:rFonts w:eastAsia="Arial"/>
        </w:rPr>
      </w:pPr>
      <w:r w:rsidRPr="00AD3197">
        <w:rPr>
          <w:rFonts w:eastAsia="Arial"/>
        </w:rPr>
        <w:t>Tomando forma de um predador das formigas, enfrentar o sapo</w:t>
      </w:r>
      <w:r w:rsidR="005302A1" w:rsidRPr="00AD3197">
        <w:rPr>
          <w:rFonts w:eastAsia="Arial"/>
        </w:rPr>
        <w:t xml:space="preserve">-samurai mostrado na figura </w:t>
      </w:r>
      <w:proofErr w:type="gramStart"/>
      <w:r w:rsidR="005302A1" w:rsidRPr="00AD3197">
        <w:rPr>
          <w:rFonts w:eastAsia="Arial"/>
        </w:rPr>
        <w:t xml:space="preserve">29, </w:t>
      </w:r>
      <w:r w:rsidRPr="00AD3197">
        <w:rPr>
          <w:rFonts w:eastAsia="Arial"/>
        </w:rPr>
        <w:t xml:space="preserve"> é</w:t>
      </w:r>
      <w:proofErr w:type="gramEnd"/>
      <w:r w:rsidRPr="00AD3197">
        <w:rPr>
          <w:rFonts w:eastAsia="Arial"/>
        </w:rPr>
        <w:t xml:space="preserve"> um dos </w:t>
      </w:r>
      <w:r w:rsidR="00353FDA" w:rsidRPr="00AD3197">
        <w:rPr>
          <w:rFonts w:eastAsia="Arial"/>
        </w:rPr>
        <w:t xml:space="preserve">principais </w:t>
      </w:r>
      <w:r w:rsidRPr="00AD3197">
        <w:rPr>
          <w:rFonts w:eastAsia="Arial"/>
        </w:rPr>
        <w:t>objetivos para concluir o jogo. Sem perder a forma lúdica, esse inimigo será um antigo samurai, que ainda vive em um templo que há muito foi destru</w:t>
      </w:r>
      <w:r w:rsidR="00A4124F">
        <w:rPr>
          <w:rFonts w:eastAsia="Arial"/>
        </w:rPr>
        <w:t>í</w:t>
      </w:r>
      <w:r w:rsidRPr="00AD3197">
        <w:rPr>
          <w:rFonts w:eastAsia="Arial"/>
        </w:rPr>
        <w:t>do, e está parcialmente afundado.</w:t>
      </w:r>
    </w:p>
    <w:p w14:paraId="2A17650B" w14:textId="6A40D579" w:rsidR="00AF2E66" w:rsidRPr="00AD3197" w:rsidRDefault="7C434651" w:rsidP="7C434651">
      <w:pPr>
        <w:ind w:firstLine="720"/>
        <w:rPr>
          <w:rFonts w:eastAsia="Arial"/>
        </w:rPr>
      </w:pPr>
      <w:r w:rsidRPr="00AD3197">
        <w:rPr>
          <w:rFonts w:eastAsia="Arial"/>
        </w:rPr>
        <w:t xml:space="preserve">O </w:t>
      </w:r>
      <w:proofErr w:type="gramStart"/>
      <w:r w:rsidRPr="00AD3197">
        <w:rPr>
          <w:rFonts w:eastAsia="Arial"/>
        </w:rPr>
        <w:t>sapo  estará</w:t>
      </w:r>
      <w:proofErr w:type="gramEnd"/>
      <w:r w:rsidRPr="00AD3197">
        <w:rPr>
          <w:rFonts w:eastAsia="Arial"/>
        </w:rPr>
        <w:t xml:space="preserve"> em cima de uma </w:t>
      </w:r>
      <w:proofErr w:type="spellStart"/>
      <w:r w:rsidRPr="00AD3197">
        <w:rPr>
          <w:rFonts w:eastAsia="Arial"/>
        </w:rPr>
        <w:t>vitória-regia</w:t>
      </w:r>
      <w:proofErr w:type="spellEnd"/>
      <w:r w:rsidRPr="00AD3197">
        <w:rPr>
          <w:rFonts w:eastAsia="Arial"/>
        </w:rPr>
        <w:t xml:space="preserve"> grande o suficiente para sustentá-lo. Enquanto flutua no lago que se formou no pátio do templo</w:t>
      </w:r>
      <w:r w:rsidR="00DC13B7" w:rsidRPr="00AD3197">
        <w:rPr>
          <w:rFonts w:eastAsia="Arial"/>
        </w:rPr>
        <w:t>.</w:t>
      </w:r>
      <w:r w:rsidRPr="00AD3197">
        <w:rPr>
          <w:rFonts w:eastAsia="Arial"/>
        </w:rPr>
        <w:t xml:space="preserve"> </w:t>
      </w:r>
      <w:r w:rsidR="00DC13B7" w:rsidRPr="00AD3197">
        <w:rPr>
          <w:rFonts w:eastAsia="Arial"/>
        </w:rPr>
        <w:t>O</w:t>
      </w:r>
      <w:r w:rsidRPr="00AD3197">
        <w:rPr>
          <w:rFonts w:eastAsia="Arial"/>
        </w:rPr>
        <w:t xml:space="preserve"> </w:t>
      </w:r>
      <w:r w:rsidR="00DC13B7" w:rsidRPr="00AD3197">
        <w:rPr>
          <w:rFonts w:eastAsia="Arial"/>
        </w:rPr>
        <w:t>inimigo</w:t>
      </w:r>
      <w:r w:rsidRPr="00AD3197">
        <w:rPr>
          <w:rFonts w:eastAsia="Arial"/>
        </w:rPr>
        <w:t xml:space="preserve"> ataca assoprando bolhas nos personagens.</w:t>
      </w:r>
    </w:p>
    <w:p w14:paraId="15A21224" w14:textId="404ABAEB" w:rsidR="000F4E68" w:rsidRPr="00AD3197" w:rsidRDefault="00DC13B7" w:rsidP="7C434651">
      <w:pPr>
        <w:ind w:firstLine="720"/>
        <w:rPr>
          <w:rFonts w:eastAsia="Arial"/>
        </w:rPr>
      </w:pPr>
      <w:r w:rsidRPr="00AD3197">
        <w:rPr>
          <w:rFonts w:eastAsia="Arial"/>
        </w:rPr>
        <w:t xml:space="preserve">Assim que </w:t>
      </w:r>
      <w:r w:rsidR="7C434651" w:rsidRPr="00AD3197">
        <w:rPr>
          <w:rFonts w:eastAsia="Arial"/>
        </w:rPr>
        <w:t xml:space="preserve">entrar na sala nada irá funcionar, o sapo estará na sua animação de </w:t>
      </w:r>
      <w:proofErr w:type="spellStart"/>
      <w:r w:rsidR="7C434651" w:rsidRPr="00AD3197">
        <w:rPr>
          <w:rFonts w:eastAsia="Arial"/>
          <w:i/>
        </w:rPr>
        <w:t>idle</w:t>
      </w:r>
      <w:proofErr w:type="spellEnd"/>
      <w:r w:rsidR="7C434651" w:rsidRPr="00AD3197">
        <w:rPr>
          <w:rFonts w:eastAsia="Arial"/>
        </w:rPr>
        <w:t xml:space="preserve">, </w:t>
      </w:r>
      <w:r w:rsidRPr="00AD3197">
        <w:rPr>
          <w:rFonts w:eastAsia="Arial"/>
        </w:rPr>
        <w:t>somente quando entrar em uma área específica</w:t>
      </w:r>
      <w:r w:rsidR="7C434651" w:rsidRPr="00AD3197">
        <w:rPr>
          <w:rFonts w:eastAsia="Arial"/>
        </w:rPr>
        <w:t>, irá começar o duelo</w:t>
      </w:r>
      <w:r w:rsidRPr="00AD3197">
        <w:rPr>
          <w:rFonts w:eastAsia="Arial"/>
        </w:rPr>
        <w:t xml:space="preserve">. Nesse ponto a animação de ataque </w:t>
      </w:r>
      <w:r w:rsidR="00353FDA" w:rsidRPr="00AD3197">
        <w:rPr>
          <w:rFonts w:eastAsia="Arial"/>
        </w:rPr>
        <w:t>irá se iniciar</w:t>
      </w:r>
      <w:r w:rsidRPr="00AD3197">
        <w:rPr>
          <w:rFonts w:eastAsia="Arial"/>
        </w:rPr>
        <w:t>.</w:t>
      </w:r>
    </w:p>
    <w:p w14:paraId="418A3A38" w14:textId="77777777" w:rsidR="00727016" w:rsidRPr="00AD3197" w:rsidRDefault="00727016" w:rsidP="7C434651">
      <w:pPr>
        <w:ind w:firstLine="720"/>
        <w:rPr>
          <w:rFonts w:eastAsia="Arial"/>
        </w:rPr>
      </w:pPr>
    </w:p>
    <w:p w14:paraId="6C01D4B6" w14:textId="6EB3E557" w:rsidR="00680E88" w:rsidRPr="00ED1D88" w:rsidRDefault="00680E88" w:rsidP="00ED1D88">
      <w:pPr>
        <w:suppressAutoHyphens/>
        <w:spacing w:line="240" w:lineRule="auto"/>
        <w:jc w:val="left"/>
        <w:rPr>
          <w:rFonts w:eastAsia="Arial"/>
          <w:color w:val="000000" w:themeColor="text1"/>
          <w:szCs w:val="20"/>
          <w:lang w:eastAsia="ar-SA"/>
        </w:rPr>
      </w:pPr>
      <w:bookmarkStart w:id="495" w:name="_Toc24387445"/>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Sapo-Samurai.</w:t>
      </w:r>
      <w:bookmarkEnd w:id="495"/>
    </w:p>
    <w:p w14:paraId="12479B63" w14:textId="4179052F" w:rsidR="00EA2AE6" w:rsidRPr="00AD3197" w:rsidRDefault="0011143A">
      <w:pPr>
        <w:ind w:firstLine="720"/>
        <w:jc w:val="center"/>
        <w:rPr>
          <w:rFonts w:eastAsia="Arial"/>
        </w:rPr>
      </w:pPr>
      <w:r w:rsidRPr="00ED1D88">
        <w:rPr>
          <w:rFonts w:eastAsia="Arial"/>
          <w:noProof/>
          <w:lang w:eastAsia="pt-BR"/>
        </w:rPr>
        <w:lastRenderedPageBreak/>
        <w:drawing>
          <wp:inline distT="0" distB="0" distL="0" distR="0" wp14:anchorId="6430D5FE" wp14:editId="12E44B06">
            <wp:extent cx="4874260" cy="2440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4260" cy="2440940"/>
                    </a:xfrm>
                    <a:prstGeom prst="rect">
                      <a:avLst/>
                    </a:prstGeom>
                    <a:noFill/>
                    <a:ln>
                      <a:noFill/>
                    </a:ln>
                  </pic:spPr>
                </pic:pic>
              </a:graphicData>
            </a:graphic>
          </wp:inline>
        </w:drawing>
      </w:r>
    </w:p>
    <w:p w14:paraId="3978F5B1" w14:textId="3DF17666"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357FF05" w14:textId="11DF4619" w:rsidR="00A33856" w:rsidRDefault="00A33856" w:rsidP="007F26AF">
      <w:pPr>
        <w:suppressAutoHyphens/>
        <w:spacing w:line="240" w:lineRule="auto"/>
        <w:jc w:val="left"/>
        <w:rPr>
          <w:rFonts w:eastAsia="Arial"/>
          <w:b/>
          <w:bCs/>
          <w:color w:val="000000" w:themeColor="text1"/>
          <w:sz w:val="20"/>
          <w:szCs w:val="20"/>
          <w:lang w:eastAsia="ar-SA"/>
        </w:rPr>
      </w:pPr>
    </w:p>
    <w:p w14:paraId="3D90FA7C" w14:textId="7DE632DF" w:rsidR="00A33856" w:rsidRDefault="00A33856" w:rsidP="007F26AF">
      <w:pPr>
        <w:suppressAutoHyphens/>
        <w:spacing w:line="240" w:lineRule="auto"/>
        <w:jc w:val="left"/>
        <w:rPr>
          <w:rFonts w:eastAsia="Arial"/>
          <w:b/>
          <w:bCs/>
          <w:color w:val="000000" w:themeColor="text1"/>
          <w:sz w:val="20"/>
          <w:szCs w:val="20"/>
          <w:lang w:eastAsia="ar-SA"/>
        </w:rPr>
      </w:pPr>
    </w:p>
    <w:p w14:paraId="033A8E53" w14:textId="7872BC9F" w:rsidR="00A33856" w:rsidRDefault="00A33856" w:rsidP="007F26AF">
      <w:pPr>
        <w:suppressAutoHyphens/>
        <w:spacing w:line="240" w:lineRule="auto"/>
        <w:jc w:val="left"/>
        <w:rPr>
          <w:rFonts w:eastAsia="Arial"/>
          <w:b/>
          <w:bCs/>
          <w:color w:val="000000" w:themeColor="text1"/>
          <w:sz w:val="20"/>
          <w:szCs w:val="20"/>
          <w:lang w:eastAsia="ar-SA"/>
        </w:rPr>
      </w:pPr>
    </w:p>
    <w:p w14:paraId="64BB21FD" w14:textId="77777777" w:rsidR="00A33856" w:rsidRPr="00AD3197" w:rsidRDefault="00A33856" w:rsidP="007F26AF">
      <w:pPr>
        <w:suppressAutoHyphens/>
        <w:spacing w:line="240" w:lineRule="auto"/>
        <w:jc w:val="left"/>
        <w:rPr>
          <w:rFonts w:eastAsia="Arial"/>
          <w:b/>
          <w:bCs/>
          <w:color w:val="000000" w:themeColor="text1"/>
          <w:sz w:val="20"/>
          <w:szCs w:val="20"/>
          <w:lang w:eastAsia="ar-SA"/>
        </w:rPr>
      </w:pPr>
    </w:p>
    <w:p w14:paraId="600702E4" w14:textId="77777777" w:rsidR="00802592" w:rsidRPr="00802592" w:rsidRDefault="00802592" w:rsidP="00802592">
      <w:pPr>
        <w:pStyle w:val="PargrafodaLista"/>
        <w:keepNext/>
        <w:numPr>
          <w:ilvl w:val="0"/>
          <w:numId w:val="17"/>
        </w:numPr>
        <w:contextualSpacing w:val="0"/>
        <w:outlineLvl w:val="1"/>
        <w:rPr>
          <w:rFonts w:eastAsia="Arial"/>
          <w:b/>
          <w:bCs/>
          <w:iCs/>
          <w:vanish/>
          <w:color w:val="000000" w:themeColor="text1"/>
          <w:szCs w:val="28"/>
        </w:rPr>
      </w:pPr>
      <w:bookmarkStart w:id="496" w:name="_Toc23191011"/>
      <w:bookmarkStart w:id="497" w:name="_Toc24387398"/>
      <w:bookmarkEnd w:id="496"/>
      <w:bookmarkEnd w:id="497"/>
    </w:p>
    <w:p w14:paraId="0668B0D0"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498" w:name="_Toc23191012"/>
      <w:bookmarkStart w:id="499" w:name="_Toc24387399"/>
      <w:bookmarkEnd w:id="498"/>
      <w:bookmarkEnd w:id="499"/>
    </w:p>
    <w:p w14:paraId="204E77E4"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00" w:name="_Toc23191013"/>
      <w:bookmarkStart w:id="501" w:name="_Toc24387400"/>
      <w:bookmarkEnd w:id="500"/>
      <w:bookmarkEnd w:id="501"/>
    </w:p>
    <w:p w14:paraId="0871EA02"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02" w:name="_Toc23191014"/>
      <w:bookmarkStart w:id="503" w:name="_Toc24387401"/>
      <w:bookmarkEnd w:id="502"/>
      <w:bookmarkEnd w:id="503"/>
    </w:p>
    <w:p w14:paraId="2BC1706E"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04" w:name="_Toc23191015"/>
      <w:bookmarkStart w:id="505" w:name="_Toc24387402"/>
      <w:bookmarkEnd w:id="504"/>
      <w:bookmarkEnd w:id="505"/>
    </w:p>
    <w:p w14:paraId="06FA3E11"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06" w:name="_Toc23191016"/>
      <w:bookmarkStart w:id="507" w:name="_Toc24387403"/>
      <w:bookmarkEnd w:id="506"/>
      <w:bookmarkEnd w:id="507"/>
    </w:p>
    <w:p w14:paraId="2F3EE9DC"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08" w:name="_Toc23191017"/>
      <w:bookmarkStart w:id="509" w:name="_Toc24387404"/>
      <w:bookmarkEnd w:id="508"/>
      <w:bookmarkEnd w:id="509"/>
    </w:p>
    <w:p w14:paraId="2B03524C" w14:textId="492BC55A" w:rsidR="007F26AF" w:rsidRPr="00F96F9D" w:rsidRDefault="00F96F9D" w:rsidP="00687CB9">
      <w:pPr>
        <w:pStyle w:val="Ttulo2"/>
        <w:numPr>
          <w:ilvl w:val="1"/>
          <w:numId w:val="17"/>
        </w:numPr>
        <w:ind w:left="540" w:hanging="540"/>
        <w:rPr>
          <w:rFonts w:eastAsia="Arial"/>
          <w:color w:val="000000" w:themeColor="text1"/>
        </w:rPr>
      </w:pPr>
      <w:r w:rsidRPr="00F96F9D">
        <w:rPr>
          <w:rFonts w:eastAsia="Arial"/>
          <w:color w:val="000000" w:themeColor="text1"/>
        </w:rPr>
        <w:tab/>
      </w:r>
      <w:bookmarkStart w:id="510" w:name="_Toc24387405"/>
      <w:r w:rsidRPr="00F96F9D">
        <w:rPr>
          <w:rFonts w:eastAsia="Arial"/>
          <w:color w:val="000000" w:themeColor="text1"/>
        </w:rPr>
        <w:t>Gráfico de ritmo</w:t>
      </w:r>
      <w:bookmarkEnd w:id="510"/>
    </w:p>
    <w:p w14:paraId="35DA0BF0" w14:textId="0908D3DA" w:rsidR="000A6B76" w:rsidRDefault="000A6B76" w:rsidP="000A6B76">
      <w:pPr>
        <w:rPr>
          <w:rFonts w:eastAsia="Arial"/>
        </w:rPr>
      </w:pPr>
    </w:p>
    <w:p w14:paraId="32B4079F" w14:textId="1FF03EEA" w:rsidR="000A6B76" w:rsidRDefault="000A6B76" w:rsidP="00D02F42">
      <w:pPr>
        <w:rPr>
          <w:rFonts w:eastAsia="Arial"/>
        </w:rPr>
      </w:pPr>
      <w:r>
        <w:rPr>
          <w:rFonts w:eastAsia="Arial"/>
        </w:rPr>
        <w:tab/>
        <w:t>O jogo é composto por três fases, sendo descritas nos próximos tópicos.</w:t>
      </w:r>
    </w:p>
    <w:p w14:paraId="5EAA4D54" w14:textId="77777777" w:rsidR="000A6B76" w:rsidRDefault="000A6B76" w:rsidP="000A6B76">
      <w:pPr>
        <w:rPr>
          <w:rFonts w:eastAsia="Arial"/>
        </w:rPr>
      </w:pPr>
    </w:p>
    <w:p w14:paraId="2609A111" w14:textId="42C7396A" w:rsidR="000A6B76" w:rsidRPr="000A6B76" w:rsidRDefault="000A6B76" w:rsidP="00802592">
      <w:pPr>
        <w:pStyle w:val="Ttulo2"/>
        <w:numPr>
          <w:ilvl w:val="2"/>
          <w:numId w:val="17"/>
        </w:numPr>
        <w:ind w:left="810" w:hanging="810"/>
        <w:rPr>
          <w:rFonts w:eastAsia="Arial"/>
          <w:color w:val="000000" w:themeColor="text1"/>
        </w:rPr>
      </w:pPr>
      <w:bookmarkStart w:id="511" w:name="_Toc24387406"/>
      <w:r w:rsidRPr="000A6B76">
        <w:rPr>
          <w:rFonts w:eastAsia="Arial"/>
          <w:color w:val="000000" w:themeColor="text1"/>
        </w:rPr>
        <w:t>Nível 1</w:t>
      </w:r>
      <w:bookmarkEnd w:id="511"/>
    </w:p>
    <w:p w14:paraId="3E7C3A58" w14:textId="16B2F9F5" w:rsidR="00727016" w:rsidRDefault="00727016">
      <w:pPr>
        <w:spacing w:line="240" w:lineRule="auto"/>
        <w:jc w:val="left"/>
        <w:rPr>
          <w:rFonts w:eastAsia="Arial"/>
        </w:rPr>
      </w:pPr>
    </w:p>
    <w:p w14:paraId="6B2BE852" w14:textId="765A5518" w:rsidR="000A6B76" w:rsidRPr="00E564B7" w:rsidRDefault="00E564B7" w:rsidP="00087E42">
      <w:pPr>
        <w:pStyle w:val="TCC"/>
        <w:ind w:right="-19"/>
        <w:rPr>
          <w:lang w:val="pt-BR"/>
        </w:rPr>
      </w:pPr>
      <w:r w:rsidRPr="00E564B7">
        <w:rPr>
          <w:lang w:val="pt-BR"/>
        </w:rPr>
        <w:t>Tendo como base o</w:t>
      </w:r>
      <w:r w:rsidR="00F662C7" w:rsidRPr="00E564B7">
        <w:rPr>
          <w:lang w:val="pt-BR"/>
        </w:rPr>
        <w:t xml:space="preserve"> mapa procedural, a primeira fase do jogo </w:t>
      </w:r>
      <w:r w:rsidR="00D02F42" w:rsidRPr="00E564B7">
        <w:rPr>
          <w:lang w:val="pt-BR"/>
        </w:rPr>
        <w:t>é definida pela jornada dos jogadores em busca da chave que dará acesso ao chefe de fase.</w:t>
      </w:r>
      <w:r w:rsidR="00527EC4" w:rsidRPr="00E564B7">
        <w:rPr>
          <w:lang w:val="pt-BR"/>
        </w:rPr>
        <w:t xml:space="preserve"> Os jogadores apenas poderão sair dessa fase quando a sala do chefe for aberta, independente de quem abra, os dois serão encaminhados para </w:t>
      </w:r>
      <w:r w:rsidR="00F33A1B">
        <w:rPr>
          <w:lang w:val="pt-BR"/>
        </w:rPr>
        <w:t>o próximo nível</w:t>
      </w:r>
      <w:r w:rsidR="00527EC4" w:rsidRPr="00E564B7">
        <w:rPr>
          <w:lang w:val="pt-BR"/>
        </w:rPr>
        <w:t>.</w:t>
      </w:r>
    </w:p>
    <w:p w14:paraId="69E10E25" w14:textId="79E89A13" w:rsidR="00AB3131" w:rsidRDefault="00AB3131" w:rsidP="00D02F42">
      <w:pPr>
        <w:rPr>
          <w:rFonts w:eastAsia="Arial"/>
        </w:rPr>
      </w:pPr>
    </w:p>
    <w:p w14:paraId="6B6BB5AC" w14:textId="03B30F26" w:rsidR="00AB3131" w:rsidRDefault="00AB3131" w:rsidP="00802592">
      <w:pPr>
        <w:pStyle w:val="Ttulo2"/>
        <w:numPr>
          <w:ilvl w:val="2"/>
          <w:numId w:val="17"/>
        </w:numPr>
        <w:tabs>
          <w:tab w:val="left" w:pos="900"/>
        </w:tabs>
        <w:ind w:left="720" w:hanging="720"/>
        <w:rPr>
          <w:rFonts w:eastAsia="Arial"/>
          <w:color w:val="000000" w:themeColor="text1"/>
        </w:rPr>
      </w:pPr>
      <w:bookmarkStart w:id="512" w:name="_Toc24387407"/>
      <w:r w:rsidRPr="00AB3131">
        <w:rPr>
          <w:rFonts w:eastAsia="Arial"/>
          <w:color w:val="000000" w:themeColor="text1"/>
        </w:rPr>
        <w:t xml:space="preserve">Nível </w:t>
      </w:r>
      <w:r>
        <w:rPr>
          <w:rFonts w:eastAsia="Arial"/>
          <w:color w:val="000000" w:themeColor="text1"/>
        </w:rPr>
        <w:t>2</w:t>
      </w:r>
      <w:bookmarkEnd w:id="512"/>
    </w:p>
    <w:p w14:paraId="0758D9C8" w14:textId="76A7913D" w:rsidR="00527EC4" w:rsidRDefault="00527EC4" w:rsidP="00527EC4"/>
    <w:p w14:paraId="157BCB39" w14:textId="2A7FFC9D" w:rsidR="00527EC4" w:rsidRPr="007C7E39" w:rsidRDefault="00FF78E3" w:rsidP="007C7E39">
      <w:pPr>
        <w:ind w:left="90" w:firstLine="619"/>
        <w:rPr>
          <w:rFonts w:eastAsia="Arial"/>
          <w:lang w:eastAsia="pt-PT" w:bidi="pt-PT"/>
        </w:rPr>
      </w:pPr>
      <w:r w:rsidRPr="007C7E39">
        <w:rPr>
          <w:rFonts w:eastAsia="Arial"/>
          <w:lang w:eastAsia="pt-PT" w:bidi="pt-PT"/>
        </w:rPr>
        <w:t>O nível dois é definido com os dois jogadores enfrentando o chefe de fase</w:t>
      </w:r>
      <w:r w:rsidR="007C7E39" w:rsidRPr="007C7E39">
        <w:rPr>
          <w:rFonts w:eastAsia="Arial"/>
          <w:lang w:eastAsia="pt-PT" w:bidi="pt-PT"/>
        </w:rPr>
        <w:t xml:space="preserve">. Não esquecendo </w:t>
      </w:r>
      <w:r w:rsidR="007C7E39">
        <w:rPr>
          <w:rFonts w:eastAsia="Arial"/>
          <w:lang w:eastAsia="pt-PT" w:bidi="pt-PT"/>
        </w:rPr>
        <w:t xml:space="preserve">da característica competitiva do jogo, os dois jogadores podem </w:t>
      </w:r>
      <w:r w:rsidR="0015491C">
        <w:rPr>
          <w:rFonts w:eastAsia="Arial"/>
          <w:lang w:eastAsia="pt-PT" w:bidi="pt-PT"/>
        </w:rPr>
        <w:t xml:space="preserve">atrapalhar um ao outro para impedir que seu oponente </w:t>
      </w:r>
      <w:proofErr w:type="spellStart"/>
      <w:r w:rsidR="0015491C">
        <w:rPr>
          <w:rFonts w:eastAsia="Arial"/>
          <w:lang w:eastAsia="pt-PT" w:bidi="pt-PT"/>
        </w:rPr>
        <w:t>consega</w:t>
      </w:r>
      <w:proofErr w:type="spellEnd"/>
      <w:r w:rsidR="0015491C">
        <w:rPr>
          <w:rFonts w:eastAsia="Arial"/>
          <w:lang w:eastAsia="pt-PT" w:bidi="pt-PT"/>
        </w:rPr>
        <w:t xml:space="preserve"> mais pontos. Caso os dois jogadores morram nesse nível, eles retornarão ao nível um, porém, a sala já estará aberta. Somente quando o chefe for derrotado os jogadores poderão avançar para o próximo nível.</w:t>
      </w:r>
    </w:p>
    <w:p w14:paraId="6B3977BA" w14:textId="13877C6E" w:rsidR="000A6B76" w:rsidRDefault="000A6B76">
      <w:pPr>
        <w:spacing w:line="240" w:lineRule="auto"/>
        <w:jc w:val="left"/>
        <w:rPr>
          <w:rFonts w:eastAsia="Arial"/>
        </w:rPr>
      </w:pPr>
    </w:p>
    <w:p w14:paraId="3E55E5C0" w14:textId="40555C55" w:rsidR="00AB3131" w:rsidRDefault="00AB3131" w:rsidP="00802592">
      <w:pPr>
        <w:pStyle w:val="Ttulo2"/>
        <w:numPr>
          <w:ilvl w:val="2"/>
          <w:numId w:val="17"/>
        </w:numPr>
        <w:ind w:left="720" w:hanging="720"/>
        <w:rPr>
          <w:rFonts w:eastAsia="Arial"/>
          <w:color w:val="000000" w:themeColor="text1"/>
        </w:rPr>
      </w:pPr>
      <w:bookmarkStart w:id="513" w:name="_Toc24387408"/>
      <w:r w:rsidRPr="00AB3131">
        <w:rPr>
          <w:rFonts w:eastAsia="Arial"/>
          <w:color w:val="000000" w:themeColor="text1"/>
        </w:rPr>
        <w:t xml:space="preserve">Nível </w:t>
      </w:r>
      <w:r w:rsidR="00802592">
        <w:rPr>
          <w:rFonts w:eastAsia="Arial"/>
          <w:color w:val="000000" w:themeColor="text1"/>
        </w:rPr>
        <w:t>3</w:t>
      </w:r>
      <w:bookmarkEnd w:id="513"/>
    </w:p>
    <w:p w14:paraId="25C3F6BB" w14:textId="69DD3335" w:rsidR="0011506E" w:rsidRDefault="0011506E" w:rsidP="0011506E"/>
    <w:p w14:paraId="660258D6" w14:textId="209A964F" w:rsidR="0011506E" w:rsidRPr="0011506E" w:rsidRDefault="0011506E" w:rsidP="0011506E">
      <w:pPr>
        <w:ind w:left="90" w:firstLine="619"/>
        <w:rPr>
          <w:rFonts w:eastAsia="Arial"/>
          <w:lang w:eastAsia="pt-PT" w:bidi="pt-PT"/>
        </w:rPr>
      </w:pPr>
      <w:r w:rsidRPr="0011506E">
        <w:rPr>
          <w:rFonts w:eastAsia="Arial"/>
          <w:lang w:eastAsia="pt-PT" w:bidi="pt-PT"/>
        </w:rPr>
        <w:lastRenderedPageBreak/>
        <w:t>Sendo o último nível do jogo, os dois jogadores estarão em uma arena para decidir quem será o vencedor da partida.</w:t>
      </w:r>
      <w:r w:rsidR="00800641">
        <w:rPr>
          <w:rFonts w:eastAsia="Arial"/>
          <w:lang w:eastAsia="pt-PT" w:bidi="pt-PT"/>
        </w:rPr>
        <w:t xml:space="preserve"> A figura </w:t>
      </w:r>
      <w:r w:rsidR="00800641" w:rsidRPr="00800641">
        <w:rPr>
          <w:rFonts w:eastAsia="Arial"/>
          <w:highlight w:val="yellow"/>
          <w:lang w:eastAsia="pt-PT" w:bidi="pt-PT"/>
        </w:rPr>
        <w:t>XX</w:t>
      </w:r>
      <w:r w:rsidR="00800641">
        <w:rPr>
          <w:rFonts w:eastAsia="Arial"/>
          <w:lang w:eastAsia="pt-PT" w:bidi="pt-PT"/>
        </w:rPr>
        <w:t xml:space="preserve"> mostra o ambiente da arena.</w:t>
      </w:r>
    </w:p>
    <w:p w14:paraId="4FBD4BFF" w14:textId="2C194CC8" w:rsidR="00AB3131" w:rsidRDefault="00AB3131">
      <w:pPr>
        <w:spacing w:line="240" w:lineRule="auto"/>
        <w:jc w:val="left"/>
        <w:rPr>
          <w:rFonts w:eastAsia="Arial"/>
        </w:rPr>
      </w:pPr>
    </w:p>
    <w:p w14:paraId="61A351A5" w14:textId="77777777" w:rsidR="00AB3131" w:rsidRPr="00AD3197" w:rsidRDefault="00AB3131">
      <w:pPr>
        <w:spacing w:line="240" w:lineRule="auto"/>
        <w:jc w:val="left"/>
        <w:rPr>
          <w:rFonts w:eastAsia="Arial"/>
        </w:rPr>
      </w:pPr>
    </w:p>
    <w:p w14:paraId="18B638BC" w14:textId="061899EC" w:rsidR="00BB3DB5" w:rsidRPr="00ED1D88" w:rsidRDefault="00252123" w:rsidP="7C434651">
      <w:pPr>
        <w:pStyle w:val="Ttulo2"/>
        <w:rPr>
          <w:rFonts w:eastAsia="Arial"/>
          <w:color w:val="000000" w:themeColor="text1"/>
        </w:rPr>
      </w:pPr>
      <w:bookmarkStart w:id="514" w:name="_Toc508437591"/>
      <w:bookmarkStart w:id="515" w:name="_Toc24387409"/>
      <w:r w:rsidRPr="00ED1D88">
        <w:rPr>
          <w:rFonts w:eastAsia="Arial"/>
          <w:color w:val="000000" w:themeColor="text1"/>
        </w:rPr>
        <w:t>2.</w:t>
      </w:r>
      <w:r w:rsidR="00090278" w:rsidRPr="00ED1D88">
        <w:rPr>
          <w:rFonts w:eastAsia="Arial"/>
          <w:color w:val="000000" w:themeColor="text1"/>
        </w:rPr>
        <w:t>8</w:t>
      </w:r>
      <w:r w:rsidRPr="00ED1D88">
        <w:rPr>
          <w:rFonts w:eastAsiaTheme="minorHAnsi"/>
          <w:color w:val="000000" w:themeColor="text1"/>
        </w:rPr>
        <w:tab/>
      </w:r>
      <w:r w:rsidR="00BB3DB5" w:rsidRPr="00ED1D88">
        <w:rPr>
          <w:rFonts w:eastAsia="Arial"/>
          <w:color w:val="000000" w:themeColor="text1"/>
        </w:rPr>
        <w:t>Música e efeitos sonoros</w:t>
      </w:r>
      <w:bookmarkEnd w:id="514"/>
      <w:bookmarkEnd w:id="515"/>
    </w:p>
    <w:p w14:paraId="21AB34A1" w14:textId="77777777" w:rsidR="00BB3DB5" w:rsidRPr="00ED1D88" w:rsidRDefault="00BB3DB5" w:rsidP="7C434651">
      <w:pPr>
        <w:rPr>
          <w:rFonts w:eastAsia="Arial"/>
        </w:rPr>
      </w:pPr>
    </w:p>
    <w:p w14:paraId="400ECC67" w14:textId="41F8A7D7" w:rsidR="00BB3DB5" w:rsidRPr="00ED1D88" w:rsidRDefault="00824821" w:rsidP="7C434651">
      <w:pPr>
        <w:ind w:firstLine="709"/>
        <w:rPr>
          <w:rFonts w:eastAsia="Arial"/>
        </w:rPr>
      </w:pPr>
      <w:r w:rsidRPr="00AD3197">
        <w:rPr>
          <w:rFonts w:eastAsia="Arial"/>
        </w:rPr>
        <w:t xml:space="preserve">Os efeitos sonoros foram criados para alcançar o objetivo de deixar o jogo mais envolvente. </w:t>
      </w:r>
      <w:r w:rsidR="0083781F" w:rsidRPr="00AD3197">
        <w:rPr>
          <w:rFonts w:eastAsia="Arial"/>
        </w:rPr>
        <w:t xml:space="preserve">Por outro lado, as músicas utilizadas vieram </w:t>
      </w:r>
      <w:r w:rsidR="001B1E53" w:rsidRPr="00AD3197">
        <w:rPr>
          <w:rFonts w:eastAsia="Arial"/>
        </w:rPr>
        <w:t>do site opengameart</w:t>
      </w:r>
      <w:r w:rsidR="00E163CD" w:rsidRPr="00AD3197">
        <w:rPr>
          <w:rFonts w:eastAsia="Arial"/>
        </w:rPr>
        <w:t>.org</w:t>
      </w:r>
      <w:r w:rsidR="001B1E53" w:rsidRPr="00AD3197">
        <w:rPr>
          <w:rFonts w:eastAsia="Arial"/>
        </w:rPr>
        <w:t>.</w:t>
      </w:r>
      <w:r w:rsidR="7C434651" w:rsidRPr="00ED1D88">
        <w:rPr>
          <w:rFonts w:eastAsia="Arial"/>
        </w:rPr>
        <w:t xml:space="preserve"> A Tabela </w:t>
      </w:r>
      <w:r w:rsidR="005302A1" w:rsidRPr="00AD3197">
        <w:rPr>
          <w:rFonts w:eastAsia="Arial"/>
        </w:rPr>
        <w:t>2</w:t>
      </w:r>
      <w:r w:rsidR="7C434651" w:rsidRPr="00ED1D88">
        <w:rPr>
          <w:rFonts w:eastAsia="Arial"/>
        </w:rPr>
        <w:t xml:space="preserve"> descreve as informações de nome, descrição e tempo de cada efeito sonoro e música.</w:t>
      </w:r>
    </w:p>
    <w:p w14:paraId="12C45527" w14:textId="77777777" w:rsidR="00BB3DB5" w:rsidRPr="00ED1D88" w:rsidRDefault="00BB3DB5" w:rsidP="7C434651">
      <w:pPr>
        <w:ind w:firstLine="709"/>
        <w:rPr>
          <w:rFonts w:eastAsia="Arial"/>
        </w:rPr>
      </w:pPr>
    </w:p>
    <w:p w14:paraId="11036275" w14:textId="1C6B2D9E" w:rsidR="00BB3DB5" w:rsidRPr="00ED1D88" w:rsidRDefault="00BB3DB5" w:rsidP="00ED1D88">
      <w:pPr>
        <w:suppressAutoHyphens/>
        <w:spacing w:line="240" w:lineRule="auto"/>
        <w:jc w:val="left"/>
        <w:rPr>
          <w:rFonts w:eastAsia="Arial"/>
          <w:color w:val="000000" w:themeColor="text1"/>
          <w:szCs w:val="20"/>
          <w:lang w:eastAsia="ar-SA"/>
        </w:rPr>
      </w:pPr>
      <w:bookmarkStart w:id="516" w:name="_Toc24387447"/>
      <w:r w:rsidRPr="00ED1D88">
        <w:rPr>
          <w:rFonts w:eastAsia="Arial"/>
          <w:b/>
          <w:bCs/>
          <w:color w:val="000000" w:themeColor="text1"/>
          <w:sz w:val="20"/>
          <w:szCs w:val="20"/>
          <w:lang w:eastAsia="ar-SA"/>
        </w:rPr>
        <w:t xml:space="preserve">Tabela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Tabela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Efeito sonoros utilizados no jogo.</w:t>
      </w:r>
      <w:bookmarkEnd w:id="516"/>
    </w:p>
    <w:tbl>
      <w:tblPr>
        <w:tblStyle w:val="Tabelacomgrade"/>
        <w:tblW w:w="9265" w:type="dxa"/>
        <w:tblLook w:val="04A0" w:firstRow="1" w:lastRow="0" w:firstColumn="1" w:lastColumn="0" w:noHBand="0" w:noVBand="1"/>
      </w:tblPr>
      <w:tblGrid>
        <w:gridCol w:w="2263"/>
        <w:gridCol w:w="5103"/>
        <w:gridCol w:w="1899"/>
      </w:tblGrid>
      <w:tr w:rsidR="00BB3DB5" w:rsidRPr="00AD3197" w14:paraId="3E83FA39" w14:textId="77777777" w:rsidTr="00ED1D88">
        <w:tc>
          <w:tcPr>
            <w:tcW w:w="2263" w:type="dxa"/>
            <w:tcBorders>
              <w:top w:val="single" w:sz="4" w:space="0" w:color="auto"/>
              <w:left w:val="single" w:sz="4" w:space="0" w:color="auto"/>
              <w:bottom w:val="single" w:sz="4" w:space="0" w:color="auto"/>
              <w:right w:val="single" w:sz="4" w:space="0" w:color="auto"/>
            </w:tcBorders>
            <w:vAlign w:val="center"/>
            <w:hideMark/>
          </w:tcPr>
          <w:p w14:paraId="49E4D934" w14:textId="77777777" w:rsidR="00BB3DB5" w:rsidRPr="00ED1D88" w:rsidRDefault="7C434651" w:rsidP="7C434651">
            <w:pPr>
              <w:jc w:val="left"/>
              <w:rPr>
                <w:rFonts w:eastAsia="Arial"/>
                <w:b/>
                <w:bCs/>
                <w:sz w:val="20"/>
                <w:szCs w:val="20"/>
              </w:rPr>
            </w:pPr>
            <w:r w:rsidRPr="00ED1D88">
              <w:rPr>
                <w:rFonts w:eastAsia="Arial"/>
                <w:b/>
                <w:bCs/>
                <w:sz w:val="20"/>
                <w:szCs w:val="20"/>
              </w:rPr>
              <w:t>Nome do arquivo</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B6D6A4B" w14:textId="77777777" w:rsidR="00BB3DB5" w:rsidRPr="00ED1D88" w:rsidRDefault="7C434651" w:rsidP="7C434651">
            <w:pPr>
              <w:jc w:val="left"/>
              <w:rPr>
                <w:rFonts w:eastAsia="Arial"/>
                <w:b/>
                <w:bCs/>
                <w:sz w:val="20"/>
                <w:szCs w:val="20"/>
              </w:rPr>
            </w:pPr>
            <w:r w:rsidRPr="00ED1D88">
              <w:rPr>
                <w:rFonts w:eastAsia="Arial"/>
                <w:b/>
                <w:bCs/>
                <w:sz w:val="20"/>
                <w:szCs w:val="20"/>
              </w:rPr>
              <w:t>Descrição</w:t>
            </w:r>
          </w:p>
        </w:tc>
        <w:tc>
          <w:tcPr>
            <w:tcW w:w="1899" w:type="dxa"/>
            <w:tcBorders>
              <w:top w:val="single" w:sz="4" w:space="0" w:color="auto"/>
              <w:left w:val="single" w:sz="4" w:space="0" w:color="auto"/>
              <w:bottom w:val="single" w:sz="4" w:space="0" w:color="auto"/>
              <w:right w:val="single" w:sz="4" w:space="0" w:color="auto"/>
            </w:tcBorders>
            <w:vAlign w:val="center"/>
            <w:hideMark/>
          </w:tcPr>
          <w:p w14:paraId="5F93A73F" w14:textId="48E33FFB" w:rsidR="00BB3DB5" w:rsidRPr="00ED1D88" w:rsidRDefault="7C434651" w:rsidP="7C434651">
            <w:pPr>
              <w:jc w:val="left"/>
              <w:rPr>
                <w:rFonts w:eastAsia="Arial"/>
                <w:b/>
                <w:bCs/>
                <w:sz w:val="20"/>
                <w:szCs w:val="20"/>
              </w:rPr>
            </w:pPr>
            <w:r w:rsidRPr="00ED1D88">
              <w:rPr>
                <w:rFonts w:eastAsia="Arial"/>
                <w:b/>
                <w:bCs/>
                <w:sz w:val="20"/>
                <w:szCs w:val="20"/>
              </w:rPr>
              <w:t>Tempo</w:t>
            </w:r>
            <w:r w:rsidR="006D0438" w:rsidRPr="00ED1D88">
              <w:rPr>
                <w:rFonts w:eastAsia="Arial"/>
                <w:b/>
                <w:bCs/>
                <w:sz w:val="20"/>
                <w:szCs w:val="20"/>
              </w:rPr>
              <w:t xml:space="preserve"> (minutos)</w:t>
            </w:r>
          </w:p>
        </w:tc>
      </w:tr>
      <w:tr w:rsidR="00BB3DB5" w:rsidRPr="00AD3197" w14:paraId="28219F5B"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8232A7B" w14:textId="3312B552" w:rsidR="00BB3DB5" w:rsidRPr="00ED1D88" w:rsidRDefault="7C434651" w:rsidP="7C434651">
            <w:pPr>
              <w:rPr>
                <w:rFonts w:eastAsia="Arial"/>
                <w:b/>
                <w:bCs/>
                <w:sz w:val="20"/>
                <w:szCs w:val="20"/>
              </w:rPr>
            </w:pPr>
            <w:r w:rsidRPr="00ED1D88">
              <w:rPr>
                <w:rFonts w:eastAsia="Arial"/>
                <w:b/>
                <w:bCs/>
                <w:sz w:val="20"/>
                <w:szCs w:val="20"/>
              </w:rPr>
              <w:t>Personage</w:t>
            </w:r>
            <w:r w:rsidR="00971C4C" w:rsidRPr="00ED1D88">
              <w:rPr>
                <w:rFonts w:eastAsia="Arial"/>
                <w:b/>
                <w:bCs/>
                <w:sz w:val="20"/>
                <w:szCs w:val="20"/>
              </w:rPr>
              <w:t>n</w:t>
            </w:r>
            <w:r w:rsidR="00971C4C" w:rsidRPr="00ED1D88">
              <w:rPr>
                <w:b/>
                <w:bCs/>
                <w:sz w:val="20"/>
                <w:szCs w:val="20"/>
              </w:rPr>
              <w:t>s</w:t>
            </w:r>
          </w:p>
        </w:tc>
      </w:tr>
      <w:tr w:rsidR="00BB3DB5" w:rsidRPr="00AD3197" w14:paraId="38DC30AE" w14:textId="77777777" w:rsidTr="00ED1D88">
        <w:tc>
          <w:tcPr>
            <w:tcW w:w="2263" w:type="dxa"/>
            <w:tcBorders>
              <w:top w:val="single" w:sz="4" w:space="0" w:color="auto"/>
              <w:left w:val="single" w:sz="4" w:space="0" w:color="auto"/>
              <w:bottom w:val="single" w:sz="4" w:space="0" w:color="auto"/>
              <w:right w:val="single" w:sz="4" w:space="0" w:color="auto"/>
            </w:tcBorders>
            <w:hideMark/>
          </w:tcPr>
          <w:p w14:paraId="2CEB2467" w14:textId="6FC2DB1C" w:rsidR="00BB3DB5" w:rsidRPr="00ED1D88" w:rsidRDefault="00971C4C" w:rsidP="7C434651">
            <w:pPr>
              <w:jc w:val="left"/>
              <w:rPr>
                <w:rFonts w:eastAsia="Arial"/>
                <w:i/>
                <w:sz w:val="20"/>
                <w:szCs w:val="20"/>
              </w:rPr>
            </w:pPr>
            <w:r w:rsidRPr="00ED1D88">
              <w:rPr>
                <w:rFonts w:eastAsia="Arial"/>
                <w:i/>
                <w:sz w:val="20"/>
                <w:szCs w:val="20"/>
              </w:rPr>
              <w:t>D</w:t>
            </w:r>
            <w:r w:rsidRPr="00ED1D88">
              <w:rPr>
                <w:i/>
                <w:sz w:val="20"/>
                <w:szCs w:val="20"/>
              </w:rPr>
              <w:t>ash</w:t>
            </w:r>
          </w:p>
        </w:tc>
        <w:tc>
          <w:tcPr>
            <w:tcW w:w="5103" w:type="dxa"/>
            <w:tcBorders>
              <w:top w:val="single" w:sz="4" w:space="0" w:color="auto"/>
              <w:left w:val="single" w:sz="4" w:space="0" w:color="auto"/>
              <w:bottom w:val="single" w:sz="4" w:space="0" w:color="auto"/>
              <w:right w:val="single" w:sz="4" w:space="0" w:color="auto"/>
            </w:tcBorders>
            <w:hideMark/>
          </w:tcPr>
          <w:p w14:paraId="53E03BB0" w14:textId="215CB696" w:rsidR="00BB3DB5" w:rsidRPr="00ED1D88" w:rsidRDefault="00971C4C" w:rsidP="7C434651">
            <w:pPr>
              <w:rPr>
                <w:rFonts w:eastAsia="Arial"/>
                <w:sz w:val="20"/>
                <w:szCs w:val="20"/>
              </w:rPr>
            </w:pPr>
            <w:r w:rsidRPr="00ED1D88">
              <w:rPr>
                <w:rFonts w:eastAsia="Arial"/>
                <w:sz w:val="20"/>
                <w:szCs w:val="20"/>
              </w:rPr>
              <w:t>D</w:t>
            </w:r>
            <w:r w:rsidRPr="00ED1D88">
              <w:rPr>
                <w:sz w:val="20"/>
                <w:szCs w:val="20"/>
              </w:rPr>
              <w:t>ash</w:t>
            </w:r>
          </w:p>
        </w:tc>
        <w:tc>
          <w:tcPr>
            <w:tcW w:w="1899" w:type="dxa"/>
            <w:tcBorders>
              <w:top w:val="single" w:sz="4" w:space="0" w:color="auto"/>
              <w:left w:val="single" w:sz="4" w:space="0" w:color="auto"/>
              <w:bottom w:val="single" w:sz="4" w:space="0" w:color="auto"/>
              <w:right w:val="single" w:sz="4" w:space="0" w:color="auto"/>
            </w:tcBorders>
          </w:tcPr>
          <w:p w14:paraId="5C5EB896" w14:textId="02023AD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4F7E5E5D" w14:textId="77777777" w:rsidTr="00ED1D88">
        <w:tc>
          <w:tcPr>
            <w:tcW w:w="2263" w:type="dxa"/>
            <w:tcBorders>
              <w:top w:val="single" w:sz="4" w:space="0" w:color="auto"/>
              <w:left w:val="single" w:sz="4" w:space="0" w:color="auto"/>
              <w:bottom w:val="single" w:sz="4" w:space="0" w:color="auto"/>
              <w:right w:val="single" w:sz="4" w:space="0" w:color="auto"/>
            </w:tcBorders>
          </w:tcPr>
          <w:p w14:paraId="7244430C" w14:textId="10F0507E" w:rsidR="00BB3DB5" w:rsidRPr="00ED1D88" w:rsidRDefault="00971C4C" w:rsidP="7C434651">
            <w:pPr>
              <w:rPr>
                <w:rFonts w:eastAsia="Arial"/>
                <w:sz w:val="20"/>
                <w:szCs w:val="20"/>
              </w:rPr>
            </w:pPr>
            <w:proofErr w:type="spellStart"/>
            <w:r w:rsidRPr="00ED1D88">
              <w:rPr>
                <w:rFonts w:eastAsia="Arial"/>
                <w:sz w:val="20"/>
                <w:szCs w:val="20"/>
              </w:rPr>
              <w:t>meelee</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3FCD1A45" w14:textId="7CD5643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curto alcance</w:t>
            </w:r>
          </w:p>
        </w:tc>
        <w:tc>
          <w:tcPr>
            <w:tcW w:w="1899" w:type="dxa"/>
            <w:tcBorders>
              <w:top w:val="single" w:sz="4" w:space="0" w:color="auto"/>
              <w:left w:val="single" w:sz="4" w:space="0" w:color="auto"/>
              <w:bottom w:val="single" w:sz="4" w:space="0" w:color="auto"/>
              <w:right w:val="single" w:sz="4" w:space="0" w:color="auto"/>
            </w:tcBorders>
          </w:tcPr>
          <w:p w14:paraId="3A75AD19" w14:textId="7944B21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77E9B10F" w14:textId="77777777" w:rsidTr="00ED1D88">
        <w:tc>
          <w:tcPr>
            <w:tcW w:w="2263" w:type="dxa"/>
            <w:tcBorders>
              <w:top w:val="single" w:sz="4" w:space="0" w:color="auto"/>
              <w:left w:val="single" w:sz="4" w:space="0" w:color="auto"/>
              <w:bottom w:val="single" w:sz="4" w:space="0" w:color="auto"/>
              <w:right w:val="single" w:sz="4" w:space="0" w:color="auto"/>
            </w:tcBorders>
          </w:tcPr>
          <w:p w14:paraId="3DF6FE29" w14:textId="69DE12B7" w:rsidR="00BB3DB5" w:rsidRPr="00ED1D88" w:rsidRDefault="00971C4C" w:rsidP="7C434651">
            <w:pPr>
              <w:jc w:val="left"/>
              <w:rPr>
                <w:rFonts w:eastAsia="Arial"/>
                <w:sz w:val="20"/>
                <w:szCs w:val="20"/>
              </w:rPr>
            </w:pPr>
            <w:proofErr w:type="spellStart"/>
            <w:r w:rsidRPr="00ED1D88">
              <w:rPr>
                <w:rFonts w:eastAsia="Arial"/>
                <w:sz w:val="20"/>
                <w:szCs w:val="20"/>
              </w:rPr>
              <w:t>Long</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478145B5" w14:textId="217390D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longo alcance</w:t>
            </w:r>
          </w:p>
        </w:tc>
        <w:tc>
          <w:tcPr>
            <w:tcW w:w="1899" w:type="dxa"/>
            <w:tcBorders>
              <w:top w:val="single" w:sz="4" w:space="0" w:color="auto"/>
              <w:left w:val="single" w:sz="4" w:space="0" w:color="auto"/>
              <w:bottom w:val="single" w:sz="4" w:space="0" w:color="auto"/>
              <w:right w:val="single" w:sz="4" w:space="0" w:color="auto"/>
            </w:tcBorders>
          </w:tcPr>
          <w:p w14:paraId="455C104A" w14:textId="5B712745" w:rsidR="00BB3DB5" w:rsidRPr="00ED1D88" w:rsidRDefault="00D90228" w:rsidP="7C434651">
            <w:pPr>
              <w:rPr>
                <w:rFonts w:eastAsia="Arial"/>
                <w:sz w:val="20"/>
                <w:szCs w:val="20"/>
              </w:rPr>
            </w:pPr>
            <w:r w:rsidRPr="00ED1D88">
              <w:rPr>
                <w:rFonts w:eastAsia="Arial"/>
                <w:sz w:val="20"/>
                <w:szCs w:val="20"/>
              </w:rPr>
              <w:t>0:01</w:t>
            </w:r>
          </w:p>
        </w:tc>
      </w:tr>
      <w:tr w:rsidR="00971C4C" w:rsidRPr="00AD3197" w14:paraId="60FDC1E1" w14:textId="77777777" w:rsidTr="00ED1D88">
        <w:tc>
          <w:tcPr>
            <w:tcW w:w="2263" w:type="dxa"/>
            <w:tcBorders>
              <w:top w:val="single" w:sz="4" w:space="0" w:color="auto"/>
              <w:left w:val="single" w:sz="4" w:space="0" w:color="auto"/>
              <w:bottom w:val="single" w:sz="4" w:space="0" w:color="auto"/>
              <w:right w:val="single" w:sz="4" w:space="0" w:color="auto"/>
            </w:tcBorders>
          </w:tcPr>
          <w:p w14:paraId="046CF72E" w14:textId="429AD58E" w:rsidR="00971C4C" w:rsidRPr="00ED1D88" w:rsidRDefault="00971C4C" w:rsidP="7C434651">
            <w:pPr>
              <w:jc w:val="left"/>
              <w:rPr>
                <w:rFonts w:eastAsia="Arial"/>
                <w:sz w:val="20"/>
                <w:szCs w:val="20"/>
              </w:rPr>
            </w:pPr>
            <w:proofErr w:type="spellStart"/>
            <w:r w:rsidRPr="00ED1D88">
              <w:rPr>
                <w:rFonts w:eastAsia="Arial"/>
                <w:sz w:val="20"/>
                <w:szCs w:val="20"/>
              </w:rPr>
              <w:t>special</w:t>
            </w:r>
            <w:proofErr w:type="spellEnd"/>
          </w:p>
        </w:tc>
        <w:tc>
          <w:tcPr>
            <w:tcW w:w="5103" w:type="dxa"/>
            <w:tcBorders>
              <w:top w:val="single" w:sz="4" w:space="0" w:color="auto"/>
              <w:left w:val="single" w:sz="4" w:space="0" w:color="auto"/>
              <w:bottom w:val="single" w:sz="4" w:space="0" w:color="auto"/>
              <w:right w:val="single" w:sz="4" w:space="0" w:color="auto"/>
            </w:tcBorders>
          </w:tcPr>
          <w:p w14:paraId="635360AC" w14:textId="4448A428" w:rsidR="00971C4C" w:rsidRPr="00ED1D88" w:rsidRDefault="00971C4C" w:rsidP="7C434651">
            <w:pPr>
              <w:rPr>
                <w:rFonts w:eastAsia="Arial"/>
                <w:sz w:val="20"/>
                <w:szCs w:val="20"/>
              </w:rPr>
            </w:pPr>
            <w:r w:rsidRPr="00ED1D88">
              <w:rPr>
                <w:rFonts w:eastAsia="Arial"/>
                <w:sz w:val="20"/>
                <w:szCs w:val="20"/>
              </w:rPr>
              <w:t>A</w:t>
            </w:r>
            <w:r w:rsidRPr="00ED1D88">
              <w:rPr>
                <w:sz w:val="20"/>
                <w:szCs w:val="20"/>
              </w:rPr>
              <w:t>taque especial</w:t>
            </w:r>
          </w:p>
        </w:tc>
        <w:tc>
          <w:tcPr>
            <w:tcW w:w="1899" w:type="dxa"/>
            <w:tcBorders>
              <w:top w:val="single" w:sz="4" w:space="0" w:color="auto"/>
              <w:left w:val="single" w:sz="4" w:space="0" w:color="auto"/>
              <w:bottom w:val="single" w:sz="4" w:space="0" w:color="auto"/>
              <w:right w:val="single" w:sz="4" w:space="0" w:color="auto"/>
            </w:tcBorders>
          </w:tcPr>
          <w:p w14:paraId="10B092D5" w14:textId="1EFC7948" w:rsidR="00971C4C" w:rsidRPr="00ED1D88" w:rsidRDefault="00D90228" w:rsidP="7C434651">
            <w:pPr>
              <w:rPr>
                <w:rFonts w:eastAsia="Arial"/>
                <w:sz w:val="20"/>
                <w:szCs w:val="20"/>
              </w:rPr>
            </w:pPr>
            <w:r w:rsidRPr="00ED1D88">
              <w:rPr>
                <w:rFonts w:eastAsia="Arial"/>
                <w:sz w:val="20"/>
                <w:szCs w:val="20"/>
              </w:rPr>
              <w:t>0:01</w:t>
            </w:r>
          </w:p>
        </w:tc>
      </w:tr>
      <w:tr w:rsidR="00252123" w:rsidRPr="00AD3197" w14:paraId="6F30000D"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5B3A85E8" w14:textId="69894F51" w:rsidR="00252123" w:rsidRPr="00ED1D88" w:rsidRDefault="001C7226" w:rsidP="7C434651">
            <w:pPr>
              <w:rPr>
                <w:rFonts w:eastAsia="Arial"/>
                <w:b/>
                <w:bCs/>
                <w:sz w:val="20"/>
                <w:szCs w:val="20"/>
              </w:rPr>
            </w:pPr>
            <w:r w:rsidRPr="00ED1D88">
              <w:rPr>
                <w:rFonts w:eastAsia="Arial"/>
                <w:b/>
                <w:bCs/>
                <w:sz w:val="20"/>
                <w:szCs w:val="20"/>
              </w:rPr>
              <w:t>Sapo-Samurai</w:t>
            </w:r>
          </w:p>
        </w:tc>
      </w:tr>
      <w:tr w:rsidR="006F43D1" w:rsidRPr="00AD3197" w14:paraId="4B31EA48" w14:textId="77777777" w:rsidTr="00ED1D88">
        <w:tc>
          <w:tcPr>
            <w:tcW w:w="2263" w:type="dxa"/>
            <w:tcBorders>
              <w:top w:val="single" w:sz="4" w:space="0" w:color="auto"/>
              <w:left w:val="single" w:sz="4" w:space="0" w:color="auto"/>
              <w:bottom w:val="single" w:sz="4" w:space="0" w:color="auto"/>
              <w:right w:val="single" w:sz="4" w:space="0" w:color="auto"/>
            </w:tcBorders>
          </w:tcPr>
          <w:p w14:paraId="2A5ED928" w14:textId="7F2B53DE" w:rsidR="006F43D1" w:rsidRPr="00ED1D88" w:rsidRDefault="006F43D1" w:rsidP="006F43D1">
            <w:pPr>
              <w:jc w:val="left"/>
              <w:rPr>
                <w:rFonts w:eastAsia="Arial"/>
                <w:sz w:val="20"/>
                <w:szCs w:val="20"/>
              </w:rPr>
            </w:pPr>
            <w:proofErr w:type="spellStart"/>
            <w:r w:rsidRPr="00ED1D88">
              <w:rPr>
                <w:rFonts w:eastAsia="Arial"/>
                <w:sz w:val="20"/>
                <w:szCs w:val="20"/>
              </w:rPr>
              <w:t>bubble</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13BD9C5D" w14:textId="0F9B35C6" w:rsidR="006F43D1" w:rsidRPr="00ED1D88" w:rsidRDefault="006F43D1" w:rsidP="006F43D1">
            <w:pPr>
              <w:rPr>
                <w:rFonts w:eastAsia="Arial"/>
                <w:sz w:val="20"/>
                <w:szCs w:val="20"/>
              </w:rPr>
            </w:pPr>
            <w:r w:rsidRPr="00ED1D88">
              <w:rPr>
                <w:rFonts w:eastAsia="Arial"/>
                <w:sz w:val="20"/>
                <w:szCs w:val="20"/>
              </w:rPr>
              <w:t>Bolhas</w:t>
            </w:r>
          </w:p>
        </w:tc>
        <w:tc>
          <w:tcPr>
            <w:tcW w:w="1899" w:type="dxa"/>
            <w:tcBorders>
              <w:top w:val="single" w:sz="4" w:space="0" w:color="auto"/>
              <w:left w:val="single" w:sz="4" w:space="0" w:color="auto"/>
              <w:bottom w:val="single" w:sz="4" w:space="0" w:color="auto"/>
              <w:right w:val="single" w:sz="4" w:space="0" w:color="auto"/>
            </w:tcBorders>
          </w:tcPr>
          <w:p w14:paraId="6C24648A" w14:textId="458C1B07"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5FC363F1" w14:textId="77777777" w:rsidTr="00ED1D88">
        <w:tc>
          <w:tcPr>
            <w:tcW w:w="2263" w:type="dxa"/>
            <w:tcBorders>
              <w:top w:val="single" w:sz="4" w:space="0" w:color="auto"/>
              <w:left w:val="single" w:sz="4" w:space="0" w:color="auto"/>
              <w:bottom w:val="single" w:sz="4" w:space="0" w:color="auto"/>
              <w:right w:val="single" w:sz="4" w:space="0" w:color="auto"/>
            </w:tcBorders>
          </w:tcPr>
          <w:p w14:paraId="54F5B894" w14:textId="267EB765" w:rsidR="006F43D1" w:rsidRPr="00ED1D88" w:rsidRDefault="006F43D1" w:rsidP="006F43D1">
            <w:pPr>
              <w:jc w:val="left"/>
              <w:rPr>
                <w:rFonts w:eastAsia="Arial"/>
                <w:sz w:val="20"/>
                <w:szCs w:val="20"/>
              </w:rPr>
            </w:pPr>
            <w:proofErr w:type="spellStart"/>
            <w:r w:rsidRPr="00ED1D88">
              <w:rPr>
                <w:rFonts w:eastAsia="Arial"/>
                <w:sz w:val="20"/>
                <w:szCs w:val="20"/>
              </w:rPr>
              <w:t>monster</w:t>
            </w:r>
            <w:proofErr w:type="spellEnd"/>
          </w:p>
        </w:tc>
        <w:tc>
          <w:tcPr>
            <w:tcW w:w="5103" w:type="dxa"/>
            <w:tcBorders>
              <w:top w:val="single" w:sz="4" w:space="0" w:color="auto"/>
              <w:left w:val="single" w:sz="4" w:space="0" w:color="auto"/>
              <w:bottom w:val="single" w:sz="4" w:space="0" w:color="auto"/>
              <w:right w:val="single" w:sz="4" w:space="0" w:color="auto"/>
            </w:tcBorders>
          </w:tcPr>
          <w:p w14:paraId="71B6D93C" w14:textId="3D286E1E" w:rsidR="006F43D1" w:rsidRPr="00ED1D88" w:rsidRDefault="006D0438" w:rsidP="006F43D1">
            <w:pPr>
              <w:rPr>
                <w:rFonts w:eastAsia="Arial"/>
                <w:sz w:val="20"/>
                <w:szCs w:val="20"/>
              </w:rPr>
            </w:pPr>
            <w:proofErr w:type="spellStart"/>
            <w:r w:rsidRPr="00ED1D88">
              <w:rPr>
                <w:rFonts w:eastAsia="Arial"/>
                <w:sz w:val="20"/>
                <w:szCs w:val="20"/>
              </w:rPr>
              <w:t>Coaxido</w:t>
            </w:r>
            <w:proofErr w:type="spellEnd"/>
            <w:r w:rsidRPr="00ED1D88">
              <w:rPr>
                <w:rFonts w:eastAsia="Arial"/>
                <w:sz w:val="20"/>
                <w:szCs w:val="20"/>
              </w:rPr>
              <w:t xml:space="preserve"> do sapo</w:t>
            </w:r>
          </w:p>
        </w:tc>
        <w:tc>
          <w:tcPr>
            <w:tcW w:w="1899" w:type="dxa"/>
            <w:tcBorders>
              <w:top w:val="single" w:sz="4" w:space="0" w:color="auto"/>
              <w:left w:val="single" w:sz="4" w:space="0" w:color="auto"/>
              <w:bottom w:val="single" w:sz="4" w:space="0" w:color="auto"/>
              <w:right w:val="single" w:sz="4" w:space="0" w:color="auto"/>
            </w:tcBorders>
          </w:tcPr>
          <w:p w14:paraId="0EB8B9FA" w14:textId="1CC584B1"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34A0D8A0" w14:textId="77777777" w:rsidTr="00ED1D88">
        <w:tc>
          <w:tcPr>
            <w:tcW w:w="2263" w:type="dxa"/>
            <w:tcBorders>
              <w:top w:val="single" w:sz="4" w:space="0" w:color="auto"/>
              <w:left w:val="single" w:sz="4" w:space="0" w:color="auto"/>
              <w:bottom w:val="single" w:sz="4" w:space="0" w:color="auto"/>
              <w:right w:val="single" w:sz="4" w:space="0" w:color="auto"/>
            </w:tcBorders>
          </w:tcPr>
          <w:p w14:paraId="65DDF043" w14:textId="6FA4FAA6"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tcPr>
          <w:p w14:paraId="0E5720C5" w14:textId="02709842"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F90E4A8" w14:textId="3F475B81"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50B0298F"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50A2166" w14:textId="53B4B8E1" w:rsidR="006F43D1" w:rsidRPr="00ED1D88" w:rsidRDefault="006D0438" w:rsidP="006F43D1">
            <w:pPr>
              <w:rPr>
                <w:rFonts w:eastAsia="Arial"/>
                <w:b/>
                <w:bCs/>
                <w:sz w:val="20"/>
                <w:szCs w:val="20"/>
              </w:rPr>
            </w:pPr>
            <w:r w:rsidRPr="00ED1D88">
              <w:rPr>
                <w:rFonts w:eastAsia="Arial"/>
                <w:b/>
                <w:bCs/>
                <w:sz w:val="20"/>
                <w:szCs w:val="20"/>
              </w:rPr>
              <w:t>Pavão</w:t>
            </w:r>
          </w:p>
        </w:tc>
      </w:tr>
      <w:tr w:rsidR="006F43D1" w:rsidRPr="00AD3197" w14:paraId="1B200242" w14:textId="77777777" w:rsidTr="00ED1D88">
        <w:tc>
          <w:tcPr>
            <w:tcW w:w="2263" w:type="dxa"/>
            <w:tcBorders>
              <w:top w:val="single" w:sz="4" w:space="0" w:color="auto"/>
              <w:left w:val="single" w:sz="4" w:space="0" w:color="auto"/>
              <w:bottom w:val="single" w:sz="4" w:space="0" w:color="auto"/>
              <w:right w:val="single" w:sz="4" w:space="0" w:color="auto"/>
            </w:tcBorders>
          </w:tcPr>
          <w:p w14:paraId="1137352F" w14:textId="03B588D2"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hideMark/>
          </w:tcPr>
          <w:p w14:paraId="0E000493" w14:textId="57258380"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1BC2D3B" w14:textId="446AC990"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3EFF3982" w14:textId="77777777" w:rsidTr="00ED1D88">
        <w:tc>
          <w:tcPr>
            <w:tcW w:w="2263" w:type="dxa"/>
            <w:tcBorders>
              <w:top w:val="single" w:sz="4" w:space="0" w:color="auto"/>
              <w:left w:val="single" w:sz="4" w:space="0" w:color="auto"/>
              <w:bottom w:val="single" w:sz="4" w:space="0" w:color="auto"/>
              <w:right w:val="single" w:sz="4" w:space="0" w:color="auto"/>
            </w:tcBorders>
          </w:tcPr>
          <w:p w14:paraId="46722302" w14:textId="3F0E0EAF" w:rsidR="006F43D1" w:rsidRPr="00ED1D88" w:rsidRDefault="006D0438" w:rsidP="006F43D1">
            <w:pPr>
              <w:jc w:val="left"/>
              <w:rPr>
                <w:rFonts w:eastAsia="Arial"/>
                <w:sz w:val="20"/>
                <w:szCs w:val="20"/>
              </w:rPr>
            </w:pPr>
            <w:proofErr w:type="spellStart"/>
            <w:r w:rsidRPr="00ED1D88">
              <w:rPr>
                <w:rFonts w:eastAsia="Arial"/>
                <w:sz w:val="20"/>
                <w:szCs w:val="20"/>
              </w:rPr>
              <w:t>Snake</w:t>
            </w:r>
            <w:proofErr w:type="spellEnd"/>
          </w:p>
        </w:tc>
        <w:tc>
          <w:tcPr>
            <w:tcW w:w="5103" w:type="dxa"/>
            <w:tcBorders>
              <w:top w:val="single" w:sz="4" w:space="0" w:color="auto"/>
              <w:left w:val="single" w:sz="4" w:space="0" w:color="auto"/>
              <w:bottom w:val="single" w:sz="4" w:space="0" w:color="auto"/>
              <w:right w:val="single" w:sz="4" w:space="0" w:color="auto"/>
            </w:tcBorders>
          </w:tcPr>
          <w:p w14:paraId="23B5CB36" w14:textId="30A7DB2B" w:rsidR="006F43D1" w:rsidRPr="00ED1D88" w:rsidRDefault="006D0438" w:rsidP="006F43D1">
            <w:pPr>
              <w:rPr>
                <w:rFonts w:eastAsia="Arial"/>
                <w:sz w:val="20"/>
                <w:szCs w:val="20"/>
              </w:rPr>
            </w:pPr>
            <w:r w:rsidRPr="00ED1D88">
              <w:rPr>
                <w:rFonts w:eastAsia="Arial"/>
                <w:sz w:val="20"/>
                <w:szCs w:val="20"/>
              </w:rPr>
              <w:t>Som das cobras</w:t>
            </w:r>
          </w:p>
        </w:tc>
        <w:tc>
          <w:tcPr>
            <w:tcW w:w="1899" w:type="dxa"/>
            <w:tcBorders>
              <w:top w:val="single" w:sz="4" w:space="0" w:color="auto"/>
              <w:left w:val="single" w:sz="4" w:space="0" w:color="auto"/>
              <w:bottom w:val="single" w:sz="4" w:space="0" w:color="auto"/>
              <w:right w:val="single" w:sz="4" w:space="0" w:color="auto"/>
            </w:tcBorders>
          </w:tcPr>
          <w:p w14:paraId="10419509" w14:textId="63FAE017" w:rsidR="006D0438" w:rsidRPr="00ED1D88" w:rsidRDefault="006D0438" w:rsidP="006F43D1">
            <w:pPr>
              <w:rPr>
                <w:rFonts w:eastAsia="Arial"/>
                <w:sz w:val="20"/>
                <w:szCs w:val="20"/>
              </w:rPr>
            </w:pPr>
            <w:r w:rsidRPr="00ED1D88">
              <w:rPr>
                <w:rFonts w:eastAsia="Arial"/>
                <w:sz w:val="20"/>
                <w:szCs w:val="20"/>
              </w:rPr>
              <w:t>0:01</w:t>
            </w:r>
          </w:p>
        </w:tc>
      </w:tr>
      <w:tr w:rsidR="006F43D1" w:rsidRPr="00AD3197" w14:paraId="4319EC00" w14:textId="77777777" w:rsidTr="00ED1D88">
        <w:tc>
          <w:tcPr>
            <w:tcW w:w="2263" w:type="dxa"/>
            <w:tcBorders>
              <w:top w:val="single" w:sz="4" w:space="0" w:color="auto"/>
              <w:left w:val="single" w:sz="4" w:space="0" w:color="auto"/>
              <w:bottom w:val="single" w:sz="4" w:space="0" w:color="auto"/>
              <w:right w:val="single" w:sz="4" w:space="0" w:color="auto"/>
            </w:tcBorders>
          </w:tcPr>
          <w:p w14:paraId="4A149590" w14:textId="333AA786" w:rsidR="006F43D1" w:rsidRPr="00ED1D88" w:rsidRDefault="006D0438" w:rsidP="006F43D1">
            <w:pPr>
              <w:jc w:val="left"/>
              <w:rPr>
                <w:rFonts w:eastAsia="Arial"/>
                <w:sz w:val="20"/>
                <w:szCs w:val="20"/>
              </w:rPr>
            </w:pPr>
            <w:proofErr w:type="spellStart"/>
            <w:r w:rsidRPr="00ED1D88">
              <w:rPr>
                <w:rFonts w:eastAsia="Arial"/>
                <w:sz w:val="20"/>
                <w:szCs w:val="20"/>
              </w:rPr>
              <w:t>Snake</w:t>
            </w:r>
            <w:proofErr w:type="spellEnd"/>
            <w:r w:rsidRPr="00ED1D88">
              <w:rPr>
                <w:rFonts w:eastAsia="Arial"/>
                <w:sz w:val="20"/>
                <w:szCs w:val="20"/>
              </w:rPr>
              <w:t xml:space="preserve"> 2</w:t>
            </w:r>
          </w:p>
        </w:tc>
        <w:tc>
          <w:tcPr>
            <w:tcW w:w="5103" w:type="dxa"/>
            <w:tcBorders>
              <w:top w:val="single" w:sz="4" w:space="0" w:color="auto"/>
              <w:left w:val="single" w:sz="4" w:space="0" w:color="auto"/>
              <w:bottom w:val="single" w:sz="4" w:space="0" w:color="auto"/>
              <w:right w:val="single" w:sz="4" w:space="0" w:color="auto"/>
            </w:tcBorders>
          </w:tcPr>
          <w:p w14:paraId="12BA9B25" w14:textId="4D3179AE" w:rsidR="006F43D1" w:rsidRPr="00ED1D88" w:rsidRDefault="006D0438" w:rsidP="006F43D1">
            <w:pPr>
              <w:rPr>
                <w:rFonts w:eastAsia="Arial"/>
                <w:sz w:val="20"/>
                <w:szCs w:val="20"/>
              </w:rPr>
            </w:pPr>
            <w:r w:rsidRPr="00ED1D88">
              <w:rPr>
                <w:rFonts w:eastAsia="Arial"/>
                <w:sz w:val="20"/>
                <w:szCs w:val="20"/>
              </w:rPr>
              <w:t>Segundo som das cobras</w:t>
            </w:r>
          </w:p>
        </w:tc>
        <w:tc>
          <w:tcPr>
            <w:tcW w:w="1899" w:type="dxa"/>
            <w:tcBorders>
              <w:top w:val="single" w:sz="4" w:space="0" w:color="auto"/>
              <w:left w:val="single" w:sz="4" w:space="0" w:color="auto"/>
              <w:bottom w:val="single" w:sz="4" w:space="0" w:color="auto"/>
              <w:right w:val="single" w:sz="4" w:space="0" w:color="auto"/>
            </w:tcBorders>
          </w:tcPr>
          <w:p w14:paraId="1BDE8826" w14:textId="4AB5D569" w:rsidR="006F43D1" w:rsidRPr="00ED1D88" w:rsidRDefault="006D0438" w:rsidP="006F43D1">
            <w:pPr>
              <w:rPr>
                <w:rFonts w:eastAsia="Arial"/>
                <w:sz w:val="20"/>
                <w:szCs w:val="20"/>
              </w:rPr>
            </w:pPr>
            <w:r w:rsidRPr="00ED1D88">
              <w:rPr>
                <w:rFonts w:eastAsia="Arial"/>
                <w:sz w:val="20"/>
                <w:szCs w:val="20"/>
              </w:rPr>
              <w:t>0:01</w:t>
            </w:r>
          </w:p>
        </w:tc>
      </w:tr>
      <w:tr w:rsidR="006D0438" w:rsidRPr="00AD3197" w14:paraId="1A543201" w14:textId="77777777" w:rsidTr="006F4AB7">
        <w:tc>
          <w:tcPr>
            <w:tcW w:w="9265" w:type="dxa"/>
            <w:gridSpan w:val="3"/>
            <w:tcBorders>
              <w:top w:val="single" w:sz="4" w:space="0" w:color="auto"/>
              <w:left w:val="single" w:sz="4" w:space="0" w:color="auto"/>
              <w:bottom w:val="single" w:sz="4" w:space="0" w:color="auto"/>
              <w:right w:val="single" w:sz="4" w:space="0" w:color="auto"/>
            </w:tcBorders>
            <w:hideMark/>
          </w:tcPr>
          <w:p w14:paraId="71EFDF3E" w14:textId="69CB69A1" w:rsidR="006D0438" w:rsidRPr="00ED1D88" w:rsidRDefault="006D0438" w:rsidP="006F4AB7">
            <w:pPr>
              <w:rPr>
                <w:rFonts w:eastAsia="Arial"/>
                <w:b/>
                <w:bCs/>
                <w:sz w:val="20"/>
                <w:szCs w:val="20"/>
              </w:rPr>
            </w:pPr>
            <w:r w:rsidRPr="00ED1D88">
              <w:rPr>
                <w:rFonts w:eastAsia="Arial"/>
                <w:b/>
                <w:bCs/>
                <w:sz w:val="20"/>
                <w:szCs w:val="20"/>
              </w:rPr>
              <w:t>Menu</w:t>
            </w:r>
          </w:p>
        </w:tc>
      </w:tr>
      <w:tr w:rsidR="006D0438" w:rsidRPr="00AD3197" w14:paraId="7D82A34C" w14:textId="77777777" w:rsidTr="006F4AB7">
        <w:tc>
          <w:tcPr>
            <w:tcW w:w="2263" w:type="dxa"/>
            <w:tcBorders>
              <w:top w:val="single" w:sz="4" w:space="0" w:color="auto"/>
              <w:left w:val="single" w:sz="4" w:space="0" w:color="auto"/>
              <w:bottom w:val="single" w:sz="4" w:space="0" w:color="auto"/>
              <w:right w:val="single" w:sz="4" w:space="0" w:color="auto"/>
            </w:tcBorders>
          </w:tcPr>
          <w:p w14:paraId="2B0F1A2B" w14:textId="71DE1DB8" w:rsidR="006D0438" w:rsidRPr="00ED1D88" w:rsidRDefault="006D0438" w:rsidP="006F4AB7">
            <w:pPr>
              <w:jc w:val="left"/>
              <w:rPr>
                <w:rFonts w:eastAsia="Arial"/>
                <w:sz w:val="20"/>
                <w:szCs w:val="20"/>
                <w:lang w:val="en-US"/>
              </w:rPr>
            </w:pPr>
            <w:r w:rsidRPr="00ED1D88">
              <w:rPr>
                <w:rFonts w:eastAsia="Arial"/>
                <w:sz w:val="20"/>
                <w:szCs w:val="20"/>
                <w:lang w:val="en-US"/>
              </w:rPr>
              <w:t>Dungeon song</w:t>
            </w:r>
          </w:p>
        </w:tc>
        <w:tc>
          <w:tcPr>
            <w:tcW w:w="5103" w:type="dxa"/>
            <w:tcBorders>
              <w:top w:val="single" w:sz="4" w:space="0" w:color="auto"/>
              <w:left w:val="single" w:sz="4" w:space="0" w:color="auto"/>
              <w:bottom w:val="single" w:sz="4" w:space="0" w:color="auto"/>
              <w:right w:val="single" w:sz="4" w:space="0" w:color="auto"/>
            </w:tcBorders>
            <w:hideMark/>
          </w:tcPr>
          <w:p w14:paraId="7D6BBA3C" w14:textId="38F59354" w:rsidR="006D0438" w:rsidRPr="00ED1D88" w:rsidRDefault="006D0438" w:rsidP="006F4AB7">
            <w:pPr>
              <w:rPr>
                <w:rFonts w:eastAsia="Arial"/>
                <w:sz w:val="20"/>
                <w:szCs w:val="20"/>
              </w:rPr>
            </w:pPr>
            <w:r w:rsidRPr="00ED1D88">
              <w:rPr>
                <w:rFonts w:eastAsia="Arial"/>
                <w:sz w:val="20"/>
                <w:szCs w:val="20"/>
              </w:rPr>
              <w:t>Música ambiente (loop)</w:t>
            </w:r>
          </w:p>
        </w:tc>
        <w:tc>
          <w:tcPr>
            <w:tcW w:w="1899" w:type="dxa"/>
            <w:tcBorders>
              <w:top w:val="single" w:sz="4" w:space="0" w:color="auto"/>
              <w:left w:val="single" w:sz="4" w:space="0" w:color="auto"/>
              <w:bottom w:val="single" w:sz="4" w:space="0" w:color="auto"/>
              <w:right w:val="single" w:sz="4" w:space="0" w:color="auto"/>
            </w:tcBorders>
          </w:tcPr>
          <w:p w14:paraId="28D48F1A" w14:textId="6ADFCBCB" w:rsidR="006D0438" w:rsidRPr="00ED1D88" w:rsidRDefault="006D0438" w:rsidP="006F4AB7">
            <w:pPr>
              <w:rPr>
                <w:rFonts w:eastAsia="Arial"/>
                <w:sz w:val="20"/>
                <w:szCs w:val="20"/>
              </w:rPr>
            </w:pPr>
            <w:r w:rsidRPr="00ED1D88">
              <w:rPr>
                <w:rFonts w:eastAsia="Arial"/>
                <w:sz w:val="20"/>
                <w:szCs w:val="20"/>
              </w:rPr>
              <w:t>2:46</w:t>
            </w:r>
          </w:p>
        </w:tc>
      </w:tr>
      <w:tr w:rsidR="006D0438" w:rsidRPr="00AD3197" w14:paraId="2247CD48" w14:textId="77777777" w:rsidTr="006F4AB7">
        <w:tc>
          <w:tcPr>
            <w:tcW w:w="2263" w:type="dxa"/>
            <w:tcBorders>
              <w:top w:val="single" w:sz="4" w:space="0" w:color="auto"/>
              <w:left w:val="single" w:sz="4" w:space="0" w:color="auto"/>
              <w:bottom w:val="single" w:sz="4" w:space="0" w:color="auto"/>
              <w:right w:val="single" w:sz="4" w:space="0" w:color="auto"/>
            </w:tcBorders>
          </w:tcPr>
          <w:p w14:paraId="17BF860F" w14:textId="7FF7E59A" w:rsidR="006D0438" w:rsidRPr="00ED1D88" w:rsidRDefault="006D0438" w:rsidP="006F4AB7">
            <w:pPr>
              <w:jc w:val="left"/>
              <w:rPr>
                <w:rFonts w:eastAsia="Arial"/>
                <w:sz w:val="20"/>
                <w:szCs w:val="20"/>
              </w:rPr>
            </w:pPr>
            <w:r w:rsidRPr="00ED1D88">
              <w:rPr>
                <w:rFonts w:eastAsia="Arial"/>
                <w:sz w:val="20"/>
                <w:szCs w:val="20"/>
              </w:rPr>
              <w:t>Button click</w:t>
            </w:r>
          </w:p>
        </w:tc>
        <w:tc>
          <w:tcPr>
            <w:tcW w:w="5103" w:type="dxa"/>
            <w:tcBorders>
              <w:top w:val="single" w:sz="4" w:space="0" w:color="auto"/>
              <w:left w:val="single" w:sz="4" w:space="0" w:color="auto"/>
              <w:bottom w:val="single" w:sz="4" w:space="0" w:color="auto"/>
              <w:right w:val="single" w:sz="4" w:space="0" w:color="auto"/>
            </w:tcBorders>
          </w:tcPr>
          <w:p w14:paraId="2986B336" w14:textId="7F0F9CD6" w:rsidR="006D0438" w:rsidRPr="00ED1D88" w:rsidRDefault="005F6CDA" w:rsidP="006F4AB7">
            <w:pPr>
              <w:rPr>
                <w:rFonts w:eastAsia="Arial"/>
                <w:sz w:val="20"/>
                <w:szCs w:val="20"/>
              </w:rPr>
            </w:pPr>
            <w:r w:rsidRPr="00ED1D88">
              <w:rPr>
                <w:rFonts w:eastAsia="Arial"/>
                <w:sz w:val="20"/>
                <w:szCs w:val="20"/>
              </w:rPr>
              <w:t>Som de seleção</w:t>
            </w:r>
          </w:p>
        </w:tc>
        <w:tc>
          <w:tcPr>
            <w:tcW w:w="1899" w:type="dxa"/>
            <w:tcBorders>
              <w:top w:val="single" w:sz="4" w:space="0" w:color="auto"/>
              <w:left w:val="single" w:sz="4" w:space="0" w:color="auto"/>
              <w:bottom w:val="single" w:sz="4" w:space="0" w:color="auto"/>
              <w:right w:val="single" w:sz="4" w:space="0" w:color="auto"/>
            </w:tcBorders>
          </w:tcPr>
          <w:p w14:paraId="2F95D637" w14:textId="77777777" w:rsidR="006D0438" w:rsidRPr="00ED1D88" w:rsidRDefault="006D0438" w:rsidP="00ED1D88">
            <w:pPr>
              <w:keepNext/>
              <w:rPr>
                <w:rFonts w:eastAsia="Arial"/>
                <w:sz w:val="20"/>
                <w:szCs w:val="20"/>
              </w:rPr>
            </w:pPr>
            <w:r w:rsidRPr="00ED1D88">
              <w:rPr>
                <w:rFonts w:eastAsia="Arial"/>
                <w:sz w:val="20"/>
                <w:szCs w:val="20"/>
              </w:rPr>
              <w:t>0:01</w:t>
            </w:r>
          </w:p>
        </w:tc>
      </w:tr>
    </w:tbl>
    <w:p w14:paraId="7899A1E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3B1EC072" w14:textId="5738F55A" w:rsidR="00727016" w:rsidRDefault="00727016">
      <w:pPr>
        <w:spacing w:line="240" w:lineRule="auto"/>
        <w:jc w:val="left"/>
        <w:rPr>
          <w:rFonts w:eastAsia="Arial"/>
          <w:b/>
          <w:bCs/>
          <w:color w:val="000000" w:themeColor="text1"/>
          <w:sz w:val="20"/>
          <w:szCs w:val="20"/>
        </w:rPr>
      </w:pPr>
      <w:r w:rsidRPr="00AD3197">
        <w:rPr>
          <w:rFonts w:eastAsia="Arial"/>
          <w:b/>
          <w:bCs/>
          <w:color w:val="000000" w:themeColor="text1"/>
          <w:sz w:val="20"/>
          <w:szCs w:val="20"/>
        </w:rPr>
        <w:br w:type="page"/>
      </w:r>
    </w:p>
    <w:p w14:paraId="3F294FF8" w14:textId="1F611A8C" w:rsidR="00DC3CD1" w:rsidRDefault="00DC3CD1" w:rsidP="00DC3CD1">
      <w:pPr>
        <w:pStyle w:val="Subttulo2"/>
        <w:numPr>
          <w:ilvl w:val="0"/>
          <w:numId w:val="17"/>
        </w:numPr>
        <w:tabs>
          <w:tab w:val="left" w:pos="720"/>
        </w:tabs>
        <w:spacing w:before="600" w:after="600"/>
        <w:ind w:left="810" w:hanging="810"/>
        <w:rPr>
          <w:rFonts w:eastAsia="Arial" w:cs="Arial"/>
          <w:color w:val="000000" w:themeColor="text1"/>
        </w:rPr>
      </w:pPr>
      <w:bookmarkStart w:id="517" w:name="_Toc24387410"/>
      <w:r w:rsidRPr="00DC3CD1">
        <w:rPr>
          <w:rFonts w:eastAsia="Arial" w:cs="Arial"/>
          <w:color w:val="000000" w:themeColor="text1"/>
        </w:rPr>
        <w:lastRenderedPageBreak/>
        <w:t>R</w:t>
      </w:r>
      <w:r>
        <w:rPr>
          <w:rFonts w:eastAsia="Arial" w:cs="Arial"/>
          <w:color w:val="000000" w:themeColor="text1"/>
        </w:rPr>
        <w:t>esultados</w:t>
      </w:r>
      <w:bookmarkEnd w:id="517"/>
    </w:p>
    <w:p w14:paraId="1B448432" w14:textId="77777777" w:rsidR="00285B04" w:rsidRPr="00285B04" w:rsidRDefault="00285B04" w:rsidP="00285B04">
      <w:pPr>
        <w:pStyle w:val="Subttulo2"/>
        <w:numPr>
          <w:ilvl w:val="0"/>
          <w:numId w:val="0"/>
        </w:numPr>
        <w:tabs>
          <w:tab w:val="left" w:pos="720"/>
        </w:tabs>
        <w:spacing w:before="0" w:after="0" w:line="360" w:lineRule="auto"/>
        <w:ind w:left="360"/>
        <w:jc w:val="both"/>
        <w:rPr>
          <w:rFonts w:eastAsia="Arial"/>
          <w:bCs w:val="0"/>
          <w:iCs w:val="0"/>
          <w:szCs w:val="24"/>
          <w:lang w:eastAsia="en-US"/>
        </w:rPr>
      </w:pPr>
      <w:r w:rsidRPr="0043604C">
        <w:rPr>
          <w:rStyle w:val="apple-style-span"/>
          <w:rFonts w:eastAsia="Arial"/>
          <w:bCs w:val="0"/>
          <w:iCs w:val="0"/>
          <w:szCs w:val="24"/>
          <w:lang w:eastAsia="en-US"/>
        </w:rPr>
        <w:tab/>
      </w:r>
      <w:bookmarkStart w:id="518" w:name="_Toc24387411"/>
      <w:r w:rsidRPr="0043604C">
        <w:rPr>
          <w:rStyle w:val="apple-style-span"/>
          <w:rFonts w:eastAsia="Arial" w:cs="Arial"/>
          <w:b w:val="0"/>
          <w:bCs w:val="0"/>
          <w:iCs w:val="0"/>
          <w:color w:val="000000" w:themeColor="text1"/>
          <w:szCs w:val="24"/>
          <w:lang w:eastAsia="en-US"/>
        </w:rPr>
        <w:t>Para auxiliar no desenvolvimento do jogo, foi proposto testes Alfa</w:t>
      </w:r>
      <w:r>
        <w:rPr>
          <w:rStyle w:val="apple-style-span"/>
          <w:rFonts w:eastAsia="Arial" w:cs="Arial"/>
          <w:b w:val="0"/>
          <w:bCs w:val="0"/>
          <w:iCs w:val="0"/>
          <w:color w:val="000000" w:themeColor="text1"/>
          <w:szCs w:val="24"/>
          <w:lang w:eastAsia="en-US"/>
        </w:rPr>
        <w:t xml:space="preserve"> e</w:t>
      </w:r>
      <w:r w:rsidRPr="0043604C">
        <w:rPr>
          <w:rStyle w:val="apple-style-span"/>
          <w:rFonts w:eastAsia="Arial" w:cs="Arial"/>
          <w:b w:val="0"/>
          <w:bCs w:val="0"/>
          <w:iCs w:val="0"/>
          <w:color w:val="000000" w:themeColor="text1"/>
          <w:szCs w:val="24"/>
          <w:lang w:eastAsia="en-US"/>
        </w:rPr>
        <w:t xml:space="preserve"> Beta</w:t>
      </w:r>
      <w:r>
        <w:rPr>
          <w:rStyle w:val="apple-style-span"/>
          <w:rFonts w:eastAsia="Arial" w:cs="Arial"/>
          <w:b w:val="0"/>
          <w:bCs w:val="0"/>
          <w:iCs w:val="0"/>
          <w:color w:val="000000" w:themeColor="text1"/>
          <w:szCs w:val="24"/>
          <w:lang w:eastAsia="en-US"/>
        </w:rPr>
        <w:t xml:space="preserve">. O objetivo desses testes era coletar as opiniões dos jogadores sobre o que deveria ser melhorado, análise de mercado </w:t>
      </w:r>
      <w:proofErr w:type="gramStart"/>
      <w:r>
        <w:rPr>
          <w:rStyle w:val="apple-style-span"/>
          <w:rFonts w:eastAsia="Arial" w:cs="Arial"/>
          <w:b w:val="0"/>
          <w:bCs w:val="0"/>
          <w:iCs w:val="0"/>
          <w:color w:val="000000" w:themeColor="text1"/>
          <w:szCs w:val="24"/>
          <w:lang w:eastAsia="en-US"/>
        </w:rPr>
        <w:t>e também</w:t>
      </w:r>
      <w:proofErr w:type="gramEnd"/>
      <w:r>
        <w:rPr>
          <w:rStyle w:val="apple-style-span"/>
          <w:rFonts w:eastAsia="Arial" w:cs="Arial"/>
          <w:b w:val="0"/>
          <w:bCs w:val="0"/>
          <w:iCs w:val="0"/>
          <w:color w:val="000000" w:themeColor="text1"/>
          <w:szCs w:val="24"/>
          <w:lang w:eastAsia="en-US"/>
        </w:rPr>
        <w:t xml:space="preserve"> descobrir novos bugs. Após o </w:t>
      </w:r>
      <w:r w:rsidRPr="0043604C">
        <w:rPr>
          <w:rStyle w:val="apple-style-span"/>
          <w:rFonts w:eastAsia="Arial" w:cs="Arial"/>
          <w:b w:val="0"/>
          <w:bCs w:val="0"/>
          <w:iCs w:val="0"/>
          <w:color w:val="000000" w:themeColor="text1"/>
          <w:szCs w:val="24"/>
          <w:lang w:eastAsia="en-US"/>
        </w:rPr>
        <w:t>lançamento do jogo</w:t>
      </w:r>
      <w:r>
        <w:rPr>
          <w:rStyle w:val="apple-style-span"/>
          <w:rFonts w:eastAsia="Arial" w:cs="Arial"/>
          <w:b w:val="0"/>
          <w:bCs w:val="0"/>
          <w:iCs w:val="0"/>
          <w:color w:val="000000" w:themeColor="text1"/>
          <w:szCs w:val="24"/>
          <w:lang w:eastAsia="en-US"/>
        </w:rPr>
        <w:t xml:space="preserve">, também foi feita uma avaliação para saber os </w:t>
      </w:r>
      <w:proofErr w:type="gramStart"/>
      <w:r>
        <w:rPr>
          <w:rStyle w:val="apple-style-span"/>
          <w:rFonts w:eastAsia="Arial" w:cs="Arial"/>
          <w:b w:val="0"/>
          <w:bCs w:val="0"/>
          <w:iCs w:val="0"/>
          <w:color w:val="000000" w:themeColor="text1"/>
          <w:szCs w:val="24"/>
          <w:lang w:eastAsia="en-US"/>
        </w:rPr>
        <w:t>resultados finais</w:t>
      </w:r>
      <w:proofErr w:type="gramEnd"/>
      <w:r>
        <w:rPr>
          <w:rStyle w:val="apple-style-span"/>
          <w:rFonts w:eastAsia="Arial" w:cs="Arial"/>
          <w:b w:val="0"/>
          <w:bCs w:val="0"/>
          <w:iCs w:val="0"/>
          <w:color w:val="000000" w:themeColor="text1"/>
          <w:szCs w:val="24"/>
          <w:lang w:eastAsia="en-US"/>
        </w:rPr>
        <w:t>.</w:t>
      </w:r>
      <w:bookmarkEnd w:id="518"/>
    </w:p>
    <w:p w14:paraId="66C63814" w14:textId="21848504" w:rsidR="00DC3CD1" w:rsidRDefault="00DC3CD1" w:rsidP="00DC3CD1">
      <w:pPr>
        <w:pStyle w:val="Subttulo2"/>
        <w:numPr>
          <w:ilvl w:val="1"/>
          <w:numId w:val="17"/>
        </w:numPr>
        <w:tabs>
          <w:tab w:val="left" w:pos="720"/>
        </w:tabs>
        <w:spacing w:before="600" w:after="600"/>
        <w:ind w:left="360" w:hanging="360"/>
        <w:rPr>
          <w:rFonts w:eastAsia="Arial" w:cs="Arial"/>
          <w:color w:val="000000" w:themeColor="text1"/>
        </w:rPr>
      </w:pPr>
      <w:bookmarkStart w:id="519" w:name="_Toc24387412"/>
      <w:r w:rsidRPr="00DC3CD1">
        <w:rPr>
          <w:rFonts w:eastAsia="Arial" w:cs="Arial"/>
          <w:color w:val="000000" w:themeColor="text1"/>
        </w:rPr>
        <w:t>Teste alfa realizado</w:t>
      </w:r>
      <w:bookmarkEnd w:id="519"/>
    </w:p>
    <w:p w14:paraId="56716815" w14:textId="77777777" w:rsidR="00285B04" w:rsidRDefault="00285B04" w:rsidP="00C031C1">
      <w:pPr>
        <w:pStyle w:val="Corpodetexto"/>
        <w:spacing w:after="0" w:line="360" w:lineRule="auto"/>
        <w:ind w:firstLine="709"/>
      </w:pPr>
      <w:r>
        <w:t>Uma pesquisa foi realizada no dia 28 de setembro de 2019 com os alunos do 6º semestre na disciplina de Jogos para Console a fim de avaliar a versão alfa de cada jogo desenvolvido como proposta de atividade prática do semestre. O questionário apresenta 5 questões de múltipla escolha e uma dissertativa.</w:t>
      </w:r>
    </w:p>
    <w:p w14:paraId="57B2E3DD" w14:textId="4C6AA142" w:rsidR="00285B04" w:rsidRDefault="00285B04" w:rsidP="00C031C1">
      <w:pPr>
        <w:pStyle w:val="Corpodetexto"/>
        <w:spacing w:after="0" w:line="360" w:lineRule="auto"/>
        <w:ind w:firstLine="709"/>
      </w:pPr>
      <w:r>
        <w:t>O jogo "</w:t>
      </w:r>
      <w:proofErr w:type="spellStart"/>
      <w:r>
        <w:t>Anthill</w:t>
      </w:r>
      <w:proofErr w:type="spellEnd"/>
      <w:r>
        <w:t xml:space="preserve"> </w:t>
      </w:r>
      <w:proofErr w:type="spellStart"/>
      <w:r>
        <w:t>Conquer</w:t>
      </w:r>
      <w:proofErr w:type="spellEnd"/>
      <w:r>
        <w:t xml:space="preserve">", foi apresentado e avaliado pelo público presente composto por outros 16 estudantes da sala. A Figura </w:t>
      </w:r>
      <w:r w:rsidRPr="0008315D">
        <w:rPr>
          <w:highlight w:val="yellow"/>
        </w:rPr>
        <w:t>XX</w:t>
      </w:r>
      <w:r>
        <w:t xml:space="preserve"> apresenta um gráfico de barras com desvio padrão que avalia as seguintes informações: originalidade (8.5 ± 1.06), diversão (8.69 ± 1.57) e mercado (7.75 ± 1.56).</w:t>
      </w:r>
    </w:p>
    <w:p w14:paraId="04DC8741" w14:textId="77777777" w:rsidR="00285B04" w:rsidRDefault="00285B04" w:rsidP="00C031C1"/>
    <w:p w14:paraId="1B3D86A8" w14:textId="77777777" w:rsidR="00285B04" w:rsidRDefault="00285B04" w:rsidP="00C031C1">
      <w:pPr>
        <w:pStyle w:val="Legenda"/>
        <w:spacing w:after="0" w:line="360" w:lineRule="auto"/>
        <w:jc w:val="both"/>
      </w:pPr>
      <w:r>
        <w:t>Figura 1. Gráfico com as avaliações dos alunos.</w:t>
      </w:r>
    </w:p>
    <w:p w14:paraId="22639DCB" w14:textId="77777777" w:rsidR="00285B04" w:rsidRDefault="00285B04" w:rsidP="00C031C1">
      <w:r>
        <w:rPr>
          <w:noProof/>
          <w:lang w:eastAsia="pt-BR"/>
        </w:rPr>
        <w:drawing>
          <wp:inline distT="0" distB="0" distL="0" distR="0" wp14:anchorId="391CC4D6" wp14:editId="1FB820C8">
            <wp:extent cx="4320540" cy="2910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0540" cy="2910840"/>
                    </a:xfrm>
                    <a:prstGeom prst="rect">
                      <a:avLst/>
                    </a:prstGeom>
                    <a:noFill/>
                    <a:ln>
                      <a:noFill/>
                    </a:ln>
                  </pic:spPr>
                </pic:pic>
              </a:graphicData>
            </a:graphic>
          </wp:inline>
        </w:drawing>
      </w:r>
    </w:p>
    <w:p w14:paraId="62A94884" w14:textId="77777777" w:rsidR="00285B04" w:rsidRDefault="00285B04" w:rsidP="00C031C1">
      <w:pPr>
        <w:pStyle w:val="Legenda"/>
        <w:spacing w:after="0" w:line="360" w:lineRule="auto"/>
        <w:jc w:val="both"/>
      </w:pPr>
      <w:r>
        <w:t>Fonte: autoria própria (2019).</w:t>
      </w:r>
    </w:p>
    <w:p w14:paraId="134FCCA4" w14:textId="77777777" w:rsidR="00285B04" w:rsidRDefault="00285B04" w:rsidP="00C031C1"/>
    <w:p w14:paraId="776A7D80" w14:textId="15F12B32" w:rsidR="00285B04" w:rsidRDefault="00285B04" w:rsidP="00C031C1">
      <w:pPr>
        <w:pStyle w:val="Corpodetexto"/>
        <w:spacing w:after="0" w:line="360" w:lineRule="auto"/>
        <w:ind w:firstLine="709"/>
      </w:pPr>
      <w:r>
        <w:lastRenderedPageBreak/>
        <w:t xml:space="preserve">Para complementar a análise do questionário, foi identificado o número de pessoas que gostaria de jogar este jogo e quanto pagaria por ele. A Figura </w:t>
      </w:r>
      <w:r w:rsidR="0008315D">
        <w:t>X</w:t>
      </w:r>
      <w:r w:rsidR="0008315D" w:rsidRPr="0008315D">
        <w:rPr>
          <w:highlight w:val="yellow"/>
        </w:rPr>
        <w:t>X</w:t>
      </w:r>
      <w:r>
        <w:t>, ressalta que, 94.0% dos respondentes demonstraram interesse, no entanto 6.0% dizem que não. A Figura 2.b apresenta quantos pagariam pelo jogo em intervalos pré-definidos: 50.0% (Entre R$ 10,00 e R$ 20,00), 25.0% (Entre R$ 30,00 e R$ 50,00) e 25.0% (Menos R$ 10,00).</w:t>
      </w:r>
    </w:p>
    <w:p w14:paraId="4B5D941B" w14:textId="77777777" w:rsidR="00285B04" w:rsidRDefault="00285B04" w:rsidP="00C031C1"/>
    <w:p w14:paraId="6007AC58" w14:textId="77777777" w:rsidR="00285B04" w:rsidRDefault="00285B04" w:rsidP="00C031C1">
      <w:pPr>
        <w:pStyle w:val="Legenda"/>
        <w:spacing w:after="0" w:line="360" w:lineRule="auto"/>
        <w:jc w:val="both"/>
      </w:pPr>
      <w:r>
        <w:t>Figura 2. Quantidade de pessoas que demonstram interesse em jogar seu jogo e quanto pagariam por seu jogo.</w:t>
      </w:r>
    </w:p>
    <w:p w14:paraId="216B9253" w14:textId="77777777" w:rsidR="00285B04" w:rsidRDefault="00285B04" w:rsidP="00C031C1">
      <w:r>
        <w:rPr>
          <w:noProof/>
          <w:lang w:eastAsia="pt-BR"/>
        </w:rPr>
        <w:drawing>
          <wp:inline distT="0" distB="0" distL="0" distR="0" wp14:anchorId="75CE66BB" wp14:editId="0A47F81E">
            <wp:extent cx="5402580" cy="2987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2580" cy="2987040"/>
                    </a:xfrm>
                    <a:prstGeom prst="rect">
                      <a:avLst/>
                    </a:prstGeom>
                    <a:noFill/>
                    <a:ln>
                      <a:noFill/>
                    </a:ln>
                  </pic:spPr>
                </pic:pic>
              </a:graphicData>
            </a:graphic>
          </wp:inline>
        </w:drawing>
      </w:r>
    </w:p>
    <w:p w14:paraId="36D93246" w14:textId="77777777" w:rsidR="00285B04" w:rsidRDefault="00285B04" w:rsidP="00C031C1">
      <w:pPr>
        <w:pStyle w:val="Legenda"/>
        <w:spacing w:after="0" w:line="360" w:lineRule="auto"/>
        <w:jc w:val="both"/>
      </w:pPr>
      <w:r>
        <w:t>Fonte: autoria própria (2019).</w:t>
      </w:r>
    </w:p>
    <w:p w14:paraId="456A8324" w14:textId="77777777" w:rsidR="00285B04" w:rsidRDefault="00285B04" w:rsidP="00C031C1"/>
    <w:p w14:paraId="2235E282" w14:textId="77777777" w:rsidR="00285B04" w:rsidRDefault="00285B04" w:rsidP="00C031C1">
      <w:pPr>
        <w:pStyle w:val="Corpodetexto"/>
        <w:spacing w:after="0" w:line="360" w:lineRule="auto"/>
        <w:ind w:firstLine="709"/>
      </w:pPr>
      <w:r>
        <w:t>Para concluir a análise do jogo alfa, os participantes fizeram os seguintes comentários (copiado na íntegra):</w:t>
      </w:r>
    </w:p>
    <w:p w14:paraId="083F545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Seria bacana colocar um minimapa, para se localizar melhor no jogo, acrescentar mais inimigos para que por mais que o jogo seja </w:t>
      </w:r>
      <w:proofErr w:type="spellStart"/>
      <w:r w:rsidRPr="00285B04">
        <w:rPr>
          <w:lang w:val="pt-BR"/>
        </w:rPr>
        <w:t>pvp</w:t>
      </w:r>
      <w:proofErr w:type="spellEnd"/>
      <w:r w:rsidRPr="00285B04">
        <w:rPr>
          <w:lang w:val="pt-BR"/>
        </w:rPr>
        <w:t>, um jogador precise do outro para matar os outros inimigos</w:t>
      </w:r>
    </w:p>
    <w:p w14:paraId="00927F05" w14:textId="77777777" w:rsidR="00285B04" w:rsidRDefault="00285B04" w:rsidP="00C031C1">
      <w:pPr>
        <w:pStyle w:val="Commarcadores"/>
        <w:spacing w:after="0" w:line="360" w:lineRule="auto"/>
        <w:ind w:firstLine="709"/>
        <w:jc w:val="both"/>
      </w:pPr>
      <w:r w:rsidRPr="00285B04">
        <w:rPr>
          <w:lang w:val="pt-BR"/>
        </w:rPr>
        <w:t xml:space="preserve">Cenário </w:t>
      </w:r>
      <w:proofErr w:type="gramStart"/>
      <w:r w:rsidRPr="00285B04">
        <w:rPr>
          <w:lang w:val="pt-BR"/>
        </w:rPr>
        <w:t>repetitivo,  adicionar</w:t>
      </w:r>
      <w:proofErr w:type="gramEnd"/>
      <w:r w:rsidRPr="00285B04">
        <w:rPr>
          <w:lang w:val="pt-BR"/>
        </w:rPr>
        <w:t xml:space="preserve"> mais elementos, o resto está ótimo, a arte das formigas e da sala do boss estão lindas. </w:t>
      </w:r>
      <w:proofErr w:type="spellStart"/>
      <w:r>
        <w:t>Ótimo</w:t>
      </w:r>
      <w:proofErr w:type="spellEnd"/>
      <w:r>
        <w:t xml:space="preserve"> </w:t>
      </w:r>
      <w:proofErr w:type="spellStart"/>
      <w:r>
        <w:t>sistema</w:t>
      </w:r>
      <w:proofErr w:type="spellEnd"/>
      <w:r>
        <w:t xml:space="preserve"> de </w:t>
      </w:r>
      <w:proofErr w:type="spellStart"/>
      <w:r>
        <w:t>ponto</w:t>
      </w:r>
      <w:proofErr w:type="spellEnd"/>
      <w:r>
        <w:t xml:space="preserve"> </w:t>
      </w:r>
      <w:proofErr w:type="spellStart"/>
      <w:r>
        <w:t>também</w:t>
      </w:r>
      <w:proofErr w:type="spellEnd"/>
      <w:r>
        <w:t xml:space="preserve">. </w:t>
      </w:r>
    </w:p>
    <w:p w14:paraId="0F1FA34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Por ser um Rogue Like, os elementos de dificuldade e sobrevivência talvez possam ser mais enfatizados, mais inimigos incluídos, alguns pequenos desafios adicionados.; Dar mais ênfase nas batalhas entre players para aumentar a competição entre eles.; Cuidado com a audácia para conseguir concluir tudo a </w:t>
      </w:r>
      <w:r w:rsidRPr="00285B04">
        <w:rPr>
          <w:lang w:val="pt-BR"/>
        </w:rPr>
        <w:lastRenderedPageBreak/>
        <w:t>tempo.; Criar uma batalha com o Boss mais dinâmica e diferente da batalha contra o players para diferenciar bastante os dois momentos.</w:t>
      </w:r>
    </w:p>
    <w:p w14:paraId="4BC6D68C"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Mais ênfase no </w:t>
      </w:r>
      <w:proofErr w:type="spellStart"/>
      <w:r w:rsidRPr="00285B04">
        <w:rPr>
          <w:lang w:val="pt-BR"/>
        </w:rPr>
        <w:t>PvP</w:t>
      </w:r>
      <w:proofErr w:type="spellEnd"/>
      <w:r w:rsidRPr="00285B04">
        <w:rPr>
          <w:lang w:val="pt-BR"/>
        </w:rPr>
        <w:t xml:space="preserve">. Coisas que sempre em </w:t>
      </w:r>
      <w:proofErr w:type="spellStart"/>
      <w:r w:rsidRPr="00285B04">
        <w:rPr>
          <w:lang w:val="pt-BR"/>
        </w:rPr>
        <w:t>PvP</w:t>
      </w:r>
      <w:proofErr w:type="spellEnd"/>
      <w:r w:rsidRPr="00285B04">
        <w:rPr>
          <w:lang w:val="pt-BR"/>
        </w:rPr>
        <w:t>: mais jogadores; mais adversidade de obstáculos na arena; mais dificuldade; diversidade de armas; variedade de inimigos.</w:t>
      </w:r>
    </w:p>
    <w:p w14:paraId="26218759" w14:textId="77777777" w:rsidR="00285B04" w:rsidRDefault="00285B04" w:rsidP="00C031C1">
      <w:pPr>
        <w:pStyle w:val="Commarcadores"/>
        <w:spacing w:after="0" w:line="360" w:lineRule="auto"/>
        <w:ind w:firstLine="709"/>
        <w:jc w:val="both"/>
      </w:pPr>
      <w:r w:rsidRPr="00285B04">
        <w:rPr>
          <w:lang w:val="pt-BR"/>
        </w:rPr>
        <w:t xml:space="preserve">Jogos multiplayer são extremamente divertidos, mas se ele é PVP o mapa precisa ser menor, e precisa dar mais </w:t>
      </w:r>
      <w:proofErr w:type="spellStart"/>
      <w:r w:rsidRPr="00285B04">
        <w:rPr>
          <w:lang w:val="pt-BR"/>
        </w:rPr>
        <w:t>enfase</w:t>
      </w:r>
      <w:proofErr w:type="spellEnd"/>
      <w:r w:rsidRPr="00285B04">
        <w:rPr>
          <w:lang w:val="pt-BR"/>
        </w:rPr>
        <w:t xml:space="preserve"> ao combate entre </w:t>
      </w:r>
      <w:proofErr w:type="gramStart"/>
      <w:r w:rsidRPr="00285B04">
        <w:rPr>
          <w:lang w:val="pt-BR"/>
        </w:rPr>
        <w:t>os player</w:t>
      </w:r>
      <w:proofErr w:type="gramEnd"/>
      <w:r w:rsidRPr="00285B04">
        <w:rPr>
          <w:lang w:val="pt-BR"/>
        </w:rPr>
        <w:t xml:space="preserve"> mesmo. </w:t>
      </w:r>
      <w:proofErr w:type="spellStart"/>
      <w:r>
        <w:t>Mais</w:t>
      </w:r>
      <w:proofErr w:type="spellEnd"/>
      <w:r>
        <w:t xml:space="preserve"> player </w:t>
      </w:r>
      <w:proofErr w:type="spellStart"/>
      <w:r>
        <w:t>também</w:t>
      </w:r>
      <w:proofErr w:type="spellEnd"/>
      <w:r>
        <w:t xml:space="preserve"> </w:t>
      </w:r>
      <w:proofErr w:type="spellStart"/>
      <w:r>
        <w:t>seria</w:t>
      </w:r>
      <w:proofErr w:type="spellEnd"/>
      <w:r>
        <w:t xml:space="preserve"> </w:t>
      </w:r>
      <w:proofErr w:type="spellStart"/>
      <w:r>
        <w:t>bem</w:t>
      </w:r>
      <w:proofErr w:type="spellEnd"/>
      <w:r>
        <w:t xml:space="preserve"> </w:t>
      </w:r>
      <w:proofErr w:type="spellStart"/>
      <w:r>
        <w:t>interessante</w:t>
      </w:r>
      <w:proofErr w:type="spellEnd"/>
      <w:r>
        <w:t xml:space="preserve">. </w:t>
      </w:r>
    </w:p>
    <w:p w14:paraId="6F523241"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Jogo excelente, com mecânicas e originalidade impecáveis, porém no momento os mapas parecem vazios. É aceitável colocar mais uns 2 ou 3 tipos de inimigos, e dar algum </w:t>
      </w:r>
      <w:proofErr w:type="spellStart"/>
      <w:r w:rsidRPr="00285B04">
        <w:rPr>
          <w:lang w:val="pt-BR"/>
        </w:rPr>
        <w:t>drop</w:t>
      </w:r>
      <w:proofErr w:type="spellEnd"/>
      <w:r w:rsidRPr="00285B04">
        <w:rPr>
          <w:lang w:val="pt-BR"/>
        </w:rPr>
        <w:t xml:space="preserve"> diferente de armas (como no </w:t>
      </w:r>
      <w:proofErr w:type="spellStart"/>
      <w:r w:rsidRPr="00285B04">
        <w:rPr>
          <w:lang w:val="pt-BR"/>
        </w:rPr>
        <w:t>enter</w:t>
      </w:r>
      <w:proofErr w:type="spellEnd"/>
      <w:r w:rsidRPr="00285B04">
        <w:rPr>
          <w:lang w:val="pt-BR"/>
        </w:rPr>
        <w:t xml:space="preserve"> </w:t>
      </w:r>
      <w:proofErr w:type="spellStart"/>
      <w:r w:rsidRPr="00285B04">
        <w:rPr>
          <w:lang w:val="pt-BR"/>
        </w:rPr>
        <w:t>the</w:t>
      </w:r>
      <w:proofErr w:type="spellEnd"/>
      <w:r w:rsidRPr="00285B04">
        <w:rPr>
          <w:lang w:val="pt-BR"/>
        </w:rPr>
        <w:t xml:space="preserve"> </w:t>
      </w:r>
      <w:proofErr w:type="spellStart"/>
      <w:r w:rsidRPr="00285B04">
        <w:rPr>
          <w:lang w:val="pt-BR"/>
        </w:rPr>
        <w:t>gungeon</w:t>
      </w:r>
      <w:proofErr w:type="spellEnd"/>
      <w:r w:rsidRPr="00285B04">
        <w:rPr>
          <w:lang w:val="pt-BR"/>
        </w:rPr>
        <w:t xml:space="preserve">), </w:t>
      </w:r>
      <w:proofErr w:type="spellStart"/>
      <w:r w:rsidRPr="00285B04">
        <w:rPr>
          <w:lang w:val="pt-BR"/>
        </w:rPr>
        <w:t>chests</w:t>
      </w:r>
      <w:proofErr w:type="spellEnd"/>
      <w:r w:rsidRPr="00285B04">
        <w:rPr>
          <w:lang w:val="pt-BR"/>
        </w:rPr>
        <w:t xml:space="preserve"> com </w:t>
      </w:r>
      <w:proofErr w:type="spellStart"/>
      <w:r w:rsidRPr="00285B04">
        <w:rPr>
          <w:lang w:val="pt-BR"/>
        </w:rPr>
        <w:t>loot</w:t>
      </w:r>
      <w:proofErr w:type="spellEnd"/>
      <w:r w:rsidRPr="00285B04">
        <w:rPr>
          <w:lang w:val="pt-BR"/>
        </w:rPr>
        <w:t xml:space="preserve"> de armas, bônus para a arma existente, algo do tipo. Também dar algum diferencial para quem conseguir enfrentar o boss, pois se o player não ganhar algum bônus por isso, é mais aceitável aguardar o outro player enfrentar o boss, correr o risco de perder HP, e depois matar ele depois no encontro final.</w:t>
      </w:r>
    </w:p>
    <w:p w14:paraId="3F5EC80C"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Acredito que o </w:t>
      </w:r>
      <w:proofErr w:type="spellStart"/>
      <w:r w:rsidRPr="00285B04">
        <w:rPr>
          <w:lang w:val="pt-BR"/>
        </w:rPr>
        <w:t>joo</w:t>
      </w:r>
      <w:proofErr w:type="spellEnd"/>
      <w:r w:rsidRPr="00285B04">
        <w:rPr>
          <w:lang w:val="pt-BR"/>
        </w:rPr>
        <w:t xml:space="preserve"> pode ser enriquecido com utilização de luz dinâmica, então indico um software para gerar mapas de normal e </w:t>
      </w:r>
      <w:proofErr w:type="gramStart"/>
      <w:r w:rsidRPr="00285B04">
        <w:rPr>
          <w:lang w:val="pt-BR"/>
        </w:rPr>
        <w:t>especular:;</w:t>
      </w:r>
      <w:proofErr w:type="gramEnd"/>
      <w:r w:rsidRPr="00285B04">
        <w:rPr>
          <w:lang w:val="pt-BR"/>
        </w:rPr>
        <w:t xml:space="preserve"> ; https://azagaya.itch.io/laigter</w:t>
      </w:r>
    </w:p>
    <w:p w14:paraId="322D458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Pensar em obstáculos para dificultar a parte da arena (chuva), na parte do formigueiro é possível implementar um terremoto para fechar o mapa, talvez uns upgrades nas armas, ou itens que prejudiquem o adversário de alguma forma. </w:t>
      </w:r>
    </w:p>
    <w:p w14:paraId="0DD05B34"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Aumentar o </w:t>
      </w:r>
      <w:proofErr w:type="spellStart"/>
      <w:r w:rsidRPr="00285B04">
        <w:rPr>
          <w:lang w:val="pt-BR"/>
        </w:rPr>
        <w:t>numero</w:t>
      </w:r>
      <w:proofErr w:type="spellEnd"/>
      <w:r w:rsidRPr="00285B04">
        <w:rPr>
          <w:lang w:val="pt-BR"/>
        </w:rPr>
        <w:t xml:space="preserve"> de obstáculos em cada sala, como novos inimigos ou armadilhas.; ; Criar novos itens pelo mapa que aumentam as habilidades do jogador, como itens que melhoram a velocidade ou o dano.; ; Diminuir o tamanho da arena para melhorar o combate entre os jogadores.; ; Permitir partidas com 4 jogadores e com versões mobile.</w:t>
      </w:r>
    </w:p>
    <w:p w14:paraId="0D479E9A" w14:textId="77777777" w:rsidR="00285B04" w:rsidRDefault="00285B04" w:rsidP="00C031C1">
      <w:pPr>
        <w:pStyle w:val="Commarcadores"/>
        <w:spacing w:after="0" w:line="360" w:lineRule="auto"/>
        <w:ind w:firstLine="709"/>
        <w:jc w:val="both"/>
      </w:pPr>
      <w:r w:rsidRPr="00285B04">
        <w:rPr>
          <w:lang w:val="pt-BR"/>
        </w:rPr>
        <w:t xml:space="preserve">Fazer uma seta ou um minimapa apontando </w:t>
      </w:r>
      <w:proofErr w:type="gramStart"/>
      <w:r w:rsidRPr="00285B04">
        <w:rPr>
          <w:lang w:val="pt-BR"/>
        </w:rPr>
        <w:t>aonde</w:t>
      </w:r>
      <w:proofErr w:type="gramEnd"/>
      <w:r w:rsidRPr="00285B04">
        <w:rPr>
          <w:lang w:val="pt-BR"/>
        </w:rPr>
        <w:t xml:space="preserve"> </w:t>
      </w:r>
      <w:proofErr w:type="spellStart"/>
      <w:r w:rsidRPr="00285B04">
        <w:rPr>
          <w:lang w:val="pt-BR"/>
        </w:rPr>
        <w:t>esta</w:t>
      </w:r>
      <w:proofErr w:type="spellEnd"/>
      <w:r w:rsidRPr="00285B04">
        <w:rPr>
          <w:lang w:val="pt-BR"/>
        </w:rPr>
        <w:t xml:space="preserve"> cada jogador. Colocar mais inimigos diferentes e que já estejam na sala, para n correr o risco de aparecerem em cima do jogador. Quanto ao boss, colocar algum </w:t>
      </w:r>
      <w:proofErr w:type="spellStart"/>
      <w:r w:rsidRPr="00285B04">
        <w:rPr>
          <w:lang w:val="pt-BR"/>
        </w:rPr>
        <w:t>drop</w:t>
      </w:r>
      <w:proofErr w:type="spellEnd"/>
      <w:r w:rsidRPr="00285B04">
        <w:rPr>
          <w:lang w:val="pt-BR"/>
        </w:rPr>
        <w:t xml:space="preserve"> para esse jogador ter uma vantagem sobre o outro na luta final. </w:t>
      </w:r>
      <w:r>
        <w:t xml:space="preserve">Ter </w:t>
      </w:r>
      <w:proofErr w:type="spellStart"/>
      <w:r>
        <w:t>mais</w:t>
      </w:r>
      <w:proofErr w:type="spellEnd"/>
      <w:r>
        <w:t xml:space="preserve"> </w:t>
      </w:r>
      <w:proofErr w:type="spellStart"/>
      <w:r>
        <w:t>tipos</w:t>
      </w:r>
      <w:proofErr w:type="spellEnd"/>
      <w:r>
        <w:t xml:space="preserve"> de </w:t>
      </w:r>
      <w:proofErr w:type="spellStart"/>
      <w:r>
        <w:t>armas</w:t>
      </w:r>
      <w:proofErr w:type="spellEnd"/>
      <w:r>
        <w:t xml:space="preserve"> </w:t>
      </w:r>
      <w:proofErr w:type="spellStart"/>
      <w:r>
        <w:t>pelo</w:t>
      </w:r>
      <w:proofErr w:type="spellEnd"/>
      <w:r>
        <w:t xml:space="preserve"> </w:t>
      </w:r>
      <w:proofErr w:type="spellStart"/>
      <w:r>
        <w:t>mapa</w:t>
      </w:r>
      <w:proofErr w:type="spellEnd"/>
      <w:r>
        <w:t>.</w:t>
      </w:r>
    </w:p>
    <w:p w14:paraId="0F9C4314" w14:textId="77777777" w:rsidR="00285B04" w:rsidRDefault="00285B04" w:rsidP="00C031C1">
      <w:pPr>
        <w:pStyle w:val="Commarcadores"/>
        <w:spacing w:after="0" w:line="360" w:lineRule="auto"/>
        <w:ind w:firstLine="709"/>
        <w:jc w:val="both"/>
      </w:pPr>
      <w:r w:rsidRPr="00285B04">
        <w:rPr>
          <w:lang w:val="pt-BR"/>
        </w:rPr>
        <w:t xml:space="preserve">Sugestão adaptar o jogo para mobile, pois como o integrante falou para ser jogado de qualquer lugar. </w:t>
      </w:r>
      <w:proofErr w:type="spellStart"/>
      <w:r>
        <w:t>Implementar</w:t>
      </w:r>
      <w:proofErr w:type="spellEnd"/>
      <w:r>
        <w:t xml:space="preserve"> </w:t>
      </w:r>
      <w:proofErr w:type="spellStart"/>
      <w:r>
        <w:t>mais</w:t>
      </w:r>
      <w:proofErr w:type="spellEnd"/>
      <w:r>
        <w:t xml:space="preserve"> </w:t>
      </w:r>
      <w:proofErr w:type="spellStart"/>
      <w:r>
        <w:t>dificuldade</w:t>
      </w:r>
      <w:proofErr w:type="spellEnd"/>
      <w:r>
        <w:t xml:space="preserve"> </w:t>
      </w:r>
      <w:proofErr w:type="spellStart"/>
      <w:r>
        <w:t>em</w:t>
      </w:r>
      <w:proofErr w:type="spellEnd"/>
      <w:r>
        <w:t xml:space="preserve"> </w:t>
      </w:r>
      <w:proofErr w:type="spellStart"/>
      <w:r>
        <w:t>cada</w:t>
      </w:r>
      <w:proofErr w:type="spellEnd"/>
      <w:r>
        <w:t xml:space="preserve"> </w:t>
      </w:r>
      <w:proofErr w:type="spellStart"/>
      <w:r>
        <w:t>sala</w:t>
      </w:r>
      <w:proofErr w:type="spellEnd"/>
      <w:r>
        <w:t>.</w:t>
      </w:r>
    </w:p>
    <w:p w14:paraId="78C61487" w14:textId="77777777" w:rsidR="00285B04" w:rsidRPr="00285B04" w:rsidRDefault="00285B04" w:rsidP="00C031C1">
      <w:pPr>
        <w:pStyle w:val="Commarcadores"/>
        <w:spacing w:after="0" w:line="360" w:lineRule="auto"/>
        <w:ind w:firstLine="709"/>
        <w:jc w:val="both"/>
        <w:rPr>
          <w:lang w:val="pt-BR"/>
        </w:rPr>
      </w:pPr>
      <w:r w:rsidRPr="00285B04">
        <w:rPr>
          <w:lang w:val="pt-BR"/>
        </w:rPr>
        <w:lastRenderedPageBreak/>
        <w:t>A arte e visual do jogo está bem feito, o chefe sapo está excelente e a mecânica parece entregar o que o jogo promete. Por ser alpha é normal, mas senti falta de feedbacks visuais, como quando os inimigos morrem e simplesmente desaparecem, sem nenhum efeito ou animação. Parece ser um jogo que funciona bem online e jogando com amigos, pela questão da competitividade e diversão, acho que esse poderia ser o foco do jogo.</w:t>
      </w:r>
    </w:p>
    <w:p w14:paraId="620E7D1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 falta de uma história faz com o objetivo não tenha um significado, o jogador não sabe o </w:t>
      </w:r>
      <w:proofErr w:type="gramStart"/>
      <w:r w:rsidRPr="00285B04">
        <w:rPr>
          <w:lang w:val="pt-BR"/>
        </w:rPr>
        <w:t>por que</w:t>
      </w:r>
      <w:proofErr w:type="gramEnd"/>
      <w:r w:rsidRPr="00285B04">
        <w:rPr>
          <w:lang w:val="pt-BR"/>
        </w:rPr>
        <w:t xml:space="preserve"> os personagens estão ali e por que eles devem se enfrentar, criar um mundo, um </w:t>
      </w:r>
      <w:proofErr w:type="spellStart"/>
      <w:r w:rsidRPr="00285B04">
        <w:rPr>
          <w:lang w:val="pt-BR"/>
        </w:rPr>
        <w:t>lore</w:t>
      </w:r>
      <w:proofErr w:type="spellEnd"/>
      <w:r w:rsidRPr="00285B04">
        <w:rPr>
          <w:lang w:val="pt-BR"/>
        </w:rPr>
        <w:t>, pode ser interessante para dar um sentido para a partida.</w:t>
      </w:r>
    </w:p>
    <w:p w14:paraId="60E10975"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Aumentar </w:t>
      </w:r>
      <w:proofErr w:type="spellStart"/>
      <w:r w:rsidRPr="00285B04">
        <w:rPr>
          <w:lang w:val="pt-BR"/>
        </w:rPr>
        <w:t>enfase</w:t>
      </w:r>
      <w:proofErr w:type="spellEnd"/>
      <w:r w:rsidRPr="00285B04">
        <w:rPr>
          <w:lang w:val="pt-BR"/>
        </w:rPr>
        <w:t xml:space="preserve"> do </w:t>
      </w:r>
      <w:proofErr w:type="spellStart"/>
      <w:r w:rsidRPr="00285B04">
        <w:rPr>
          <w:lang w:val="pt-BR"/>
        </w:rPr>
        <w:t>pvp</w:t>
      </w:r>
      <w:proofErr w:type="spellEnd"/>
      <w:r w:rsidRPr="00285B04">
        <w:rPr>
          <w:lang w:val="pt-BR"/>
        </w:rPr>
        <w:t xml:space="preserve">, está um pouco 'escondido'. O mapa está um pouco vazio, podia ter mais inimigos e jogadores. Arena está muito simples, poderiam </w:t>
      </w:r>
      <w:proofErr w:type="spellStart"/>
      <w:r w:rsidRPr="00285B04">
        <w:rPr>
          <w:lang w:val="pt-BR"/>
        </w:rPr>
        <w:t>exisitir</w:t>
      </w:r>
      <w:proofErr w:type="spellEnd"/>
      <w:r w:rsidRPr="00285B04">
        <w:rPr>
          <w:lang w:val="pt-BR"/>
        </w:rPr>
        <w:t xml:space="preserve"> elementos que forçassem os jogadores a combater, ou matar o inimigo por elementos de cenário.</w:t>
      </w:r>
    </w:p>
    <w:p w14:paraId="3434B940" w14:textId="77777777" w:rsidR="00285B04" w:rsidRPr="00285B04" w:rsidRDefault="00285B04" w:rsidP="00C031C1">
      <w:pPr>
        <w:pStyle w:val="Commarcadores"/>
        <w:spacing w:after="0" w:line="360" w:lineRule="auto"/>
        <w:ind w:firstLine="709"/>
        <w:jc w:val="both"/>
        <w:rPr>
          <w:lang w:val="pt-BR"/>
        </w:rPr>
      </w:pPr>
      <w:r w:rsidRPr="00285B04">
        <w:rPr>
          <w:lang w:val="pt-BR"/>
        </w:rPr>
        <w:t>Para balancear o combate final, no caso o jogador que derrotar o boss ser premiado com uma arma melhor ou recuperar a vida. Também na arena final seria interessante o cenário ir fechando para que um player não fique só fugindo do outro.</w:t>
      </w:r>
    </w:p>
    <w:p w14:paraId="65B3ADBB"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O jogo está muito simples ainda, implementar novos desafios e estimular mais a batalha entre os players. </w:t>
      </w:r>
      <w:proofErr w:type="gramStart"/>
      <w:r w:rsidRPr="00285B04">
        <w:rPr>
          <w:lang w:val="pt-BR"/>
        </w:rPr>
        <w:t>Verificar  a</w:t>
      </w:r>
      <w:proofErr w:type="gramEnd"/>
      <w:r w:rsidRPr="00285B04">
        <w:rPr>
          <w:lang w:val="pt-BR"/>
        </w:rPr>
        <w:t xml:space="preserve"> possibilidade de aumentar o número de players, assim a batalha ficaria mais interessante.</w:t>
      </w:r>
    </w:p>
    <w:p w14:paraId="73EFAAD0" w14:textId="77777777" w:rsidR="00285B04" w:rsidRDefault="00285B04" w:rsidP="00285B04">
      <w:pPr>
        <w:pStyle w:val="Subttulo2"/>
        <w:numPr>
          <w:ilvl w:val="0"/>
          <w:numId w:val="0"/>
        </w:numPr>
        <w:tabs>
          <w:tab w:val="left" w:pos="720"/>
        </w:tabs>
        <w:spacing w:before="600" w:after="600"/>
        <w:rPr>
          <w:rFonts w:eastAsia="Arial" w:cs="Arial"/>
          <w:color w:val="000000" w:themeColor="text1"/>
        </w:rPr>
      </w:pPr>
    </w:p>
    <w:p w14:paraId="282BB1FF" w14:textId="4A23C919"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520" w:name="_Toc24387413"/>
      <w:r w:rsidRPr="00BE4C30">
        <w:rPr>
          <w:rFonts w:eastAsia="Arial" w:cs="Arial"/>
          <w:color w:val="000000" w:themeColor="text1"/>
          <w:highlight w:val="yellow"/>
        </w:rPr>
        <w:t>Teste beta realizado</w:t>
      </w:r>
      <w:bookmarkEnd w:id="520"/>
    </w:p>
    <w:p w14:paraId="046C12DC" w14:textId="4E01436D" w:rsidR="00285B04" w:rsidRPr="00285B04" w:rsidRDefault="00285B04" w:rsidP="00285B04">
      <w:pPr>
        <w:pStyle w:val="Corpodetexto2"/>
      </w:pPr>
      <w:r>
        <w:rPr>
          <w:rFonts w:eastAsia="Arial"/>
          <w:b/>
          <w:color w:val="000000" w:themeColor="text1"/>
        </w:rPr>
        <w:tab/>
      </w:r>
    </w:p>
    <w:p w14:paraId="59E6AE7B" w14:textId="5573EE06" w:rsidR="00285B04" w:rsidRPr="00285B04" w:rsidRDefault="00285B04" w:rsidP="00285B04">
      <w:pPr>
        <w:pStyle w:val="Subttulo2"/>
        <w:numPr>
          <w:ilvl w:val="0"/>
          <w:numId w:val="0"/>
        </w:numPr>
        <w:tabs>
          <w:tab w:val="left" w:pos="720"/>
        </w:tabs>
        <w:spacing w:before="600" w:after="600"/>
        <w:rPr>
          <w:rFonts w:eastAsia="Arial" w:cs="Arial"/>
          <w:b w:val="0"/>
          <w:color w:val="000000" w:themeColor="text1"/>
        </w:rPr>
      </w:pPr>
    </w:p>
    <w:p w14:paraId="4491A532" w14:textId="60918838"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521" w:name="_Toc24387414"/>
      <w:r w:rsidRPr="00BE4C30">
        <w:rPr>
          <w:rFonts w:eastAsia="Arial" w:cs="Arial"/>
          <w:color w:val="000000" w:themeColor="text1"/>
          <w:highlight w:val="yellow"/>
        </w:rPr>
        <w:t>Análise da loja</w:t>
      </w:r>
      <w:bookmarkEnd w:id="521"/>
    </w:p>
    <w:p w14:paraId="50E363C8" w14:textId="77777777" w:rsidR="003B2EF7" w:rsidRPr="00ED1D88" w:rsidRDefault="008E0B6D" w:rsidP="00ED1D88">
      <w:pPr>
        <w:pStyle w:val="Subttulo2"/>
        <w:spacing w:before="600" w:after="600"/>
        <w:rPr>
          <w:rFonts w:eastAsia="Arial"/>
          <w:color w:val="000000" w:themeColor="text1"/>
        </w:rPr>
      </w:pPr>
      <w:bookmarkStart w:id="522" w:name="_Toc24387415"/>
      <w:bookmarkStart w:id="523" w:name="_Toc352077605"/>
      <w:r w:rsidRPr="00ED1D88">
        <w:rPr>
          <w:rFonts w:eastAsia="Arial" w:cs="Arial"/>
          <w:color w:val="000000" w:themeColor="text1"/>
        </w:rPr>
        <w:t>4</w:t>
      </w:r>
      <w:r w:rsidR="003B2EF7" w:rsidRPr="00ED1D88">
        <w:rPr>
          <w:rFonts w:eastAsia="Arial" w:cs="Arial"/>
          <w:color w:val="000000" w:themeColor="text1"/>
        </w:rPr>
        <w:tab/>
        <w:t>CONSIDERAÇÕES FINAIS</w:t>
      </w:r>
      <w:bookmarkEnd w:id="522"/>
    </w:p>
    <w:p w14:paraId="1759BDB4" w14:textId="253D2233" w:rsidR="008868BE" w:rsidRPr="00AD3197" w:rsidRDefault="00B93338" w:rsidP="7C434651">
      <w:pPr>
        <w:ind w:firstLine="709"/>
        <w:rPr>
          <w:rStyle w:val="apple-style-span"/>
          <w:rFonts w:eastAsia="Arial"/>
          <w:color w:val="000000" w:themeColor="text1"/>
        </w:rPr>
      </w:pPr>
      <w:r w:rsidRPr="00AD3197">
        <w:rPr>
          <w:rStyle w:val="apple-style-span"/>
          <w:rFonts w:eastAsia="Arial"/>
          <w:color w:val="000000" w:themeColor="text1"/>
        </w:rPr>
        <w:t>Construído com uma pequena equipe</w:t>
      </w:r>
      <w:r w:rsidR="00810E9D" w:rsidRPr="00AD3197">
        <w:rPr>
          <w:rStyle w:val="apple-style-span"/>
          <w:rFonts w:eastAsia="Arial"/>
          <w:color w:val="000000" w:themeColor="text1"/>
        </w:rPr>
        <w:t>,</w:t>
      </w:r>
      <w:r w:rsidRPr="00AD3197">
        <w:rPr>
          <w:rStyle w:val="apple-style-span"/>
          <w:rFonts w:eastAsia="Arial"/>
          <w:color w:val="000000" w:themeColor="text1"/>
        </w:rPr>
        <w:t xml:space="preserve"> ANTHILL CONQUER </w:t>
      </w:r>
      <w:r w:rsidR="00275497" w:rsidRPr="00AD3197">
        <w:rPr>
          <w:rStyle w:val="apple-style-span"/>
          <w:rFonts w:eastAsia="Arial"/>
          <w:color w:val="000000" w:themeColor="text1"/>
        </w:rPr>
        <w:t>alcançou um nível técnico que o time nunca havia alcançado em outro jogo</w:t>
      </w:r>
      <w:r w:rsidR="7C434651" w:rsidRPr="00ED1D88">
        <w:rPr>
          <w:rStyle w:val="apple-style-span"/>
          <w:rFonts w:eastAsia="Arial"/>
          <w:color w:val="000000" w:themeColor="text1"/>
        </w:rPr>
        <w:t xml:space="preserve">. </w:t>
      </w:r>
      <w:r w:rsidR="00810E9D" w:rsidRPr="00AD3197">
        <w:rPr>
          <w:rStyle w:val="apple-style-span"/>
          <w:rFonts w:eastAsia="Arial"/>
          <w:color w:val="000000" w:themeColor="text1"/>
        </w:rPr>
        <w:t xml:space="preserve">Pensado diretamente na capacidade do time, o jogo possui um pequeno escopo, com espaço para </w:t>
      </w:r>
      <w:proofErr w:type="gramStart"/>
      <w:r w:rsidR="00810E9D" w:rsidRPr="00AD3197">
        <w:rPr>
          <w:rStyle w:val="apple-style-span"/>
          <w:rFonts w:eastAsia="Arial"/>
          <w:color w:val="000000" w:themeColor="text1"/>
        </w:rPr>
        <w:t>uma infinidades</w:t>
      </w:r>
      <w:proofErr w:type="gramEnd"/>
      <w:r w:rsidR="00810E9D" w:rsidRPr="00AD3197">
        <w:rPr>
          <w:rStyle w:val="apple-style-span"/>
          <w:rFonts w:eastAsia="Arial"/>
          <w:color w:val="000000" w:themeColor="text1"/>
        </w:rPr>
        <w:t xml:space="preserve"> de melhorias, como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espécies de formigas,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inimigos,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habilidades, dentre outr</w:t>
      </w:r>
      <w:r w:rsidR="00583C27" w:rsidRPr="00AD3197">
        <w:rPr>
          <w:rStyle w:val="apple-style-span"/>
          <w:rFonts w:eastAsia="Arial"/>
          <w:color w:val="000000" w:themeColor="text1"/>
        </w:rPr>
        <w:t>a</w:t>
      </w:r>
      <w:r w:rsidR="00810E9D" w:rsidRPr="00AD3197">
        <w:rPr>
          <w:rStyle w:val="apple-style-span"/>
          <w:rFonts w:eastAsia="Arial"/>
          <w:color w:val="000000" w:themeColor="text1"/>
        </w:rPr>
        <w:t xml:space="preserve">s </w:t>
      </w:r>
      <w:r w:rsidR="00583C27" w:rsidRPr="00AD3197">
        <w:rPr>
          <w:rStyle w:val="apple-style-span"/>
          <w:rFonts w:eastAsia="Arial"/>
          <w:color w:val="000000" w:themeColor="text1"/>
        </w:rPr>
        <w:t>melhorias</w:t>
      </w:r>
      <w:r w:rsidR="00810E9D" w:rsidRPr="00AD3197">
        <w:rPr>
          <w:rStyle w:val="apple-style-span"/>
          <w:rFonts w:eastAsia="Arial"/>
          <w:color w:val="000000" w:themeColor="text1"/>
        </w:rPr>
        <w:t>.</w:t>
      </w:r>
    </w:p>
    <w:p w14:paraId="17E64FC0" w14:textId="1D67F641" w:rsidR="00810E9D" w:rsidRPr="00ED1D88" w:rsidRDefault="00810E9D" w:rsidP="7C434651">
      <w:pPr>
        <w:ind w:firstLine="709"/>
        <w:rPr>
          <w:rStyle w:val="apple-style-span"/>
          <w:rFonts w:eastAsia="Arial"/>
          <w:color w:val="000000" w:themeColor="text1"/>
        </w:rPr>
      </w:pPr>
      <w:r w:rsidRPr="00AD3197">
        <w:rPr>
          <w:rStyle w:val="apple-style-span"/>
          <w:rFonts w:eastAsia="Arial"/>
          <w:color w:val="000000" w:themeColor="text1"/>
        </w:rPr>
        <w:t>O cronograma e a metodologia utilizado foi sem dúvida dois pontos c</w:t>
      </w:r>
      <w:r w:rsidR="00583C27" w:rsidRPr="00AD3197">
        <w:rPr>
          <w:rStyle w:val="apple-style-span"/>
          <w:rFonts w:eastAsia="Arial"/>
          <w:color w:val="000000" w:themeColor="text1"/>
        </w:rPr>
        <w:t>ruciais</w:t>
      </w:r>
      <w:r w:rsidRPr="00AD3197">
        <w:rPr>
          <w:rStyle w:val="apple-style-span"/>
          <w:rFonts w:eastAsia="Arial"/>
          <w:color w:val="000000" w:themeColor="text1"/>
        </w:rPr>
        <w:t xml:space="preserve"> para o desenvolvimento. </w:t>
      </w:r>
      <w:r w:rsidR="00FA3A47" w:rsidRPr="00AD3197">
        <w:rPr>
          <w:rStyle w:val="apple-style-span"/>
          <w:rFonts w:eastAsia="Arial"/>
          <w:color w:val="000000" w:themeColor="text1"/>
        </w:rPr>
        <w:t>Quebrando as tarefas em tarefas menores ajudou o time a visualizar os passos necessários para finalizar o jogo.</w:t>
      </w:r>
    </w:p>
    <w:p w14:paraId="68CF6899" w14:textId="77777777" w:rsidR="008868BE" w:rsidRPr="00ED1D88" w:rsidRDefault="008868BE" w:rsidP="7C434651">
      <w:pPr>
        <w:pStyle w:val="Subttulo2"/>
        <w:spacing w:before="600" w:after="600"/>
        <w:rPr>
          <w:rFonts w:eastAsia="Arial" w:cs="Arial"/>
          <w:i/>
          <w:color w:val="000000" w:themeColor="text1"/>
        </w:rPr>
      </w:pPr>
      <w:bookmarkStart w:id="524" w:name="_Toc24387416"/>
      <w:r w:rsidRPr="00ED1D88">
        <w:rPr>
          <w:rFonts w:eastAsia="Arial" w:cs="Arial"/>
          <w:color w:val="000000" w:themeColor="text1"/>
        </w:rPr>
        <w:t>4.1</w:t>
      </w:r>
      <w:r w:rsidRPr="00ED1D88">
        <w:rPr>
          <w:color w:val="000000" w:themeColor="text1"/>
        </w:rPr>
        <w:tab/>
      </w:r>
      <w:r w:rsidRPr="00ED1D88">
        <w:rPr>
          <w:rFonts w:eastAsia="Arial" w:cs="Arial"/>
          <w:color w:val="000000" w:themeColor="text1"/>
        </w:rPr>
        <w:t>O</w:t>
      </w:r>
      <w:r w:rsidRPr="00ED1D88">
        <w:rPr>
          <w:rFonts w:eastAsia="Arial" w:cs="Arial"/>
          <w:i/>
          <w:color w:val="000000" w:themeColor="text1"/>
        </w:rPr>
        <w:t xml:space="preserve"> que deu certo?</w:t>
      </w:r>
      <w:bookmarkEnd w:id="524"/>
    </w:p>
    <w:p w14:paraId="4A6946D8" w14:textId="5BA9A08D" w:rsidR="008868BE" w:rsidRPr="00ED1D88" w:rsidRDefault="00452014"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t>Cronograma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O</w:t>
      </w:r>
      <w:r w:rsidR="00223955" w:rsidRPr="00AD3197">
        <w:rPr>
          <w:rStyle w:val="apple-style-span"/>
          <w:rFonts w:eastAsia="Arial"/>
          <w:color w:val="000000" w:themeColor="text1"/>
        </w:rPr>
        <w:t xml:space="preserve"> desenvolvimento do projeto foi in</w:t>
      </w:r>
      <w:r w:rsidR="008F4B36" w:rsidRPr="00AD3197">
        <w:rPr>
          <w:rStyle w:val="apple-style-span"/>
          <w:rFonts w:eastAsia="Arial"/>
          <w:color w:val="000000" w:themeColor="text1"/>
        </w:rPr>
        <w:t>i</w:t>
      </w:r>
      <w:r w:rsidR="00223955" w:rsidRPr="00AD3197">
        <w:rPr>
          <w:rStyle w:val="apple-style-span"/>
          <w:rFonts w:eastAsia="Arial"/>
          <w:color w:val="000000" w:themeColor="text1"/>
        </w:rPr>
        <w:t xml:space="preserve">ciado com base em um cronograma bem estruturado e flexível, deixando todos os integrantes com uma visão ampla do que deveria ser feito, </w:t>
      </w:r>
      <w:r w:rsidR="00D870DD" w:rsidRPr="00AD3197">
        <w:rPr>
          <w:rStyle w:val="apple-style-span"/>
          <w:rFonts w:eastAsia="Arial"/>
          <w:color w:val="000000" w:themeColor="text1"/>
        </w:rPr>
        <w:t xml:space="preserve">e suas </w:t>
      </w:r>
      <w:r w:rsidR="00223955" w:rsidRPr="00AD3197">
        <w:rPr>
          <w:rStyle w:val="apple-style-span"/>
          <w:rFonts w:eastAsia="Arial"/>
          <w:color w:val="000000" w:themeColor="text1"/>
        </w:rPr>
        <w:t>datas de entrega</w:t>
      </w:r>
      <w:r w:rsidR="00F50E30" w:rsidRPr="00AD3197">
        <w:rPr>
          <w:rStyle w:val="apple-style-span"/>
          <w:rFonts w:eastAsia="Arial"/>
          <w:color w:val="000000" w:themeColor="text1"/>
        </w:rPr>
        <w:t>. Tornando a fase de desenvolvimen</w:t>
      </w:r>
      <w:r w:rsidR="006D15FF" w:rsidRPr="00AD3197">
        <w:rPr>
          <w:rStyle w:val="apple-style-span"/>
          <w:rFonts w:eastAsia="Arial"/>
          <w:color w:val="000000" w:themeColor="text1"/>
        </w:rPr>
        <w:t>to</w:t>
      </w:r>
      <w:r w:rsidR="00F50E30" w:rsidRPr="00AD3197">
        <w:rPr>
          <w:rStyle w:val="apple-style-span"/>
          <w:rFonts w:eastAsia="Arial"/>
          <w:color w:val="000000" w:themeColor="text1"/>
        </w:rPr>
        <w:t xml:space="preserve"> mais suave e produtiva.</w:t>
      </w:r>
    </w:p>
    <w:p w14:paraId="43CFABB4" w14:textId="157C408A"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Trabalho em equipe</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6D15FF" w:rsidRPr="00AD3197">
        <w:rPr>
          <w:rStyle w:val="apple-style-span"/>
          <w:rFonts w:eastAsia="Arial"/>
          <w:color w:val="000000" w:themeColor="text1"/>
        </w:rPr>
        <w:t xml:space="preserve">O time conta com profissionais </w:t>
      </w:r>
      <w:r w:rsidR="00250CD5" w:rsidRPr="00AD3197">
        <w:rPr>
          <w:rStyle w:val="apple-style-span"/>
          <w:rFonts w:eastAsia="Arial"/>
          <w:color w:val="000000" w:themeColor="text1"/>
        </w:rPr>
        <w:t>com conhecimento em</w:t>
      </w:r>
      <w:r w:rsidR="006D15FF" w:rsidRPr="00AD3197">
        <w:rPr>
          <w:rStyle w:val="apple-style-span"/>
          <w:rFonts w:eastAsia="Arial"/>
          <w:color w:val="000000" w:themeColor="text1"/>
        </w:rPr>
        <w:t xml:space="preserve"> várias áreas</w:t>
      </w:r>
      <w:r w:rsidR="00783093" w:rsidRPr="00AD3197">
        <w:rPr>
          <w:rStyle w:val="apple-style-span"/>
          <w:rFonts w:eastAsia="Arial"/>
          <w:color w:val="000000" w:themeColor="text1"/>
        </w:rPr>
        <w:t>, com boa convivência e senso de responsabilidade dentro do grupo.</w:t>
      </w:r>
    </w:p>
    <w:p w14:paraId="10FAED10" w14:textId="44BDAC3D"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Metodologia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proofErr w:type="spellStart"/>
      <w:r w:rsidR="0012524A" w:rsidRPr="00AD3197">
        <w:rPr>
          <w:rStyle w:val="apple-style-span"/>
          <w:rFonts w:eastAsia="Arial"/>
          <w:color w:val="000000" w:themeColor="text1"/>
        </w:rPr>
        <w:t>U</w:t>
      </w:r>
      <w:r w:rsidR="00BE4491" w:rsidRPr="00ED1D88">
        <w:rPr>
          <w:rStyle w:val="apple-style-span"/>
          <w:rFonts w:eastAsia="Arial"/>
          <w:color w:val="000000" w:themeColor="text1"/>
        </w:rPr>
        <w:t>tlizando</w:t>
      </w:r>
      <w:proofErr w:type="spellEnd"/>
      <w:r w:rsidR="00BE4491" w:rsidRPr="00ED1D88">
        <w:rPr>
          <w:rStyle w:val="apple-style-span"/>
          <w:rFonts w:eastAsia="Arial"/>
          <w:color w:val="000000" w:themeColor="text1"/>
        </w:rPr>
        <w:t xml:space="preserve"> a metodologia </w:t>
      </w:r>
      <w:proofErr w:type="spellStart"/>
      <w:r w:rsidR="00BE4491" w:rsidRPr="00ED1D88">
        <w:rPr>
          <w:rStyle w:val="apple-style-span"/>
          <w:rFonts w:eastAsia="Arial"/>
          <w:color w:val="000000" w:themeColor="text1"/>
        </w:rPr>
        <w:t>Agile</w:t>
      </w:r>
      <w:proofErr w:type="spellEnd"/>
      <w:r w:rsidR="00BE4491" w:rsidRPr="00ED1D88">
        <w:rPr>
          <w:rStyle w:val="apple-style-span"/>
          <w:rFonts w:eastAsia="Arial"/>
          <w:color w:val="000000" w:themeColor="text1"/>
        </w:rPr>
        <w:t>, o grupo conseguiu alcançar um bom nível de organização, com reuniões semanais para discutir o andamento do projeto e planejar o que seria feito na próxima semana</w:t>
      </w:r>
      <w:r w:rsidR="00F96F03" w:rsidRPr="00ED1D88">
        <w:rPr>
          <w:rStyle w:val="apple-style-span"/>
          <w:rFonts w:eastAsia="Arial"/>
          <w:color w:val="000000" w:themeColor="text1"/>
        </w:rPr>
        <w:t>, diminuindo a margem de erros durante a fase de desenvolvimento.</w:t>
      </w:r>
    </w:p>
    <w:p w14:paraId="05653C08" w14:textId="0D01C884"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Ferramentas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F</w:t>
      </w:r>
      <w:r w:rsidR="007979D7" w:rsidRPr="00AD3197">
        <w:rPr>
          <w:rStyle w:val="apple-style-span"/>
          <w:rFonts w:eastAsia="Arial"/>
          <w:color w:val="000000" w:themeColor="text1"/>
        </w:rPr>
        <w:t>azer uso de ferramentas como</w:t>
      </w:r>
      <w:r w:rsidR="00394C7C" w:rsidRPr="00ED1D88">
        <w:rPr>
          <w:rStyle w:val="apple-style-span"/>
          <w:rFonts w:eastAsia="Arial"/>
          <w:color w:val="000000" w:themeColor="text1"/>
        </w:rPr>
        <w:t xml:space="preserve"> o </w:t>
      </w:r>
      <w:proofErr w:type="spellStart"/>
      <w:r w:rsidR="00394C7C" w:rsidRPr="00ED1D88">
        <w:rPr>
          <w:rStyle w:val="apple-style-span"/>
          <w:rFonts w:eastAsia="Arial"/>
          <w:color w:val="000000" w:themeColor="text1"/>
        </w:rPr>
        <w:t>github</w:t>
      </w:r>
      <w:proofErr w:type="spellEnd"/>
      <w:r w:rsidR="007979D7" w:rsidRPr="00AD3197">
        <w:rPr>
          <w:rStyle w:val="apple-style-span"/>
          <w:rFonts w:eastAsia="Arial"/>
          <w:color w:val="000000" w:themeColor="text1"/>
        </w:rPr>
        <w:t xml:space="preserve"> para compartilhamento foi uma ótima solução para o </w:t>
      </w:r>
      <w:r w:rsidR="009762E9" w:rsidRPr="00AD3197">
        <w:rPr>
          <w:rStyle w:val="apple-style-span"/>
          <w:rFonts w:eastAsia="Arial"/>
          <w:color w:val="000000" w:themeColor="text1"/>
        </w:rPr>
        <w:t xml:space="preserve">problema que o </w:t>
      </w:r>
      <w:proofErr w:type="spellStart"/>
      <w:r w:rsidR="009762E9" w:rsidRPr="00AD3197">
        <w:rPr>
          <w:rStyle w:val="apple-style-span"/>
          <w:rFonts w:eastAsia="Arial"/>
          <w:color w:val="000000" w:themeColor="text1"/>
        </w:rPr>
        <w:t>collab</w:t>
      </w:r>
      <w:proofErr w:type="spellEnd"/>
      <w:r w:rsidR="009762E9" w:rsidRPr="00AD3197">
        <w:rPr>
          <w:rStyle w:val="apple-style-span"/>
          <w:rFonts w:eastAsia="Arial"/>
          <w:color w:val="000000" w:themeColor="text1"/>
        </w:rPr>
        <w:t xml:space="preserve"> da </w:t>
      </w:r>
      <w:proofErr w:type="spellStart"/>
      <w:r w:rsidR="009762E9" w:rsidRPr="00AD3197">
        <w:rPr>
          <w:rStyle w:val="apple-style-span"/>
          <w:rFonts w:eastAsia="Arial"/>
          <w:color w:val="000000" w:themeColor="text1"/>
        </w:rPr>
        <w:t>unity</w:t>
      </w:r>
      <w:proofErr w:type="spellEnd"/>
      <w:r w:rsidR="009762E9" w:rsidRPr="00AD3197">
        <w:rPr>
          <w:rStyle w:val="apple-style-span"/>
          <w:rFonts w:eastAsia="Arial"/>
          <w:color w:val="000000" w:themeColor="text1"/>
        </w:rPr>
        <w:t xml:space="preserve"> causou. </w:t>
      </w:r>
    </w:p>
    <w:p w14:paraId="17BCC1BF" w14:textId="09B2682F" w:rsidR="008868BE" w:rsidRPr="00ED1D88" w:rsidRDefault="006F37E5"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lastRenderedPageBreak/>
        <w:t>Conhecimento adquirido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E6391" w:rsidRPr="00AD3197">
        <w:rPr>
          <w:rStyle w:val="apple-style-span"/>
          <w:rFonts w:eastAsia="Arial"/>
          <w:color w:val="000000" w:themeColor="text1"/>
        </w:rPr>
        <w:t>A cada desafio encontrado, muitas pesquisas foram feitas para encontrar a melhor solução, o que proporcionou um aumento de conhecimento de cada integrante do time.</w:t>
      </w:r>
    </w:p>
    <w:p w14:paraId="298C3A67" w14:textId="1B6B7A8C" w:rsidR="00A84D1A" w:rsidRPr="00ED1D88" w:rsidRDefault="00A84D1A" w:rsidP="00A84D1A">
      <w:pPr>
        <w:rPr>
          <w:color w:val="000000" w:themeColor="text1"/>
        </w:rPr>
      </w:pPr>
    </w:p>
    <w:p w14:paraId="3F6170C3" w14:textId="77777777" w:rsidR="008868BE" w:rsidRPr="00ED1D88" w:rsidRDefault="008868BE" w:rsidP="7C434651">
      <w:pPr>
        <w:pStyle w:val="Subttulo2"/>
        <w:spacing w:before="600" w:after="600"/>
        <w:rPr>
          <w:rFonts w:eastAsia="Arial" w:cs="Arial"/>
          <w:i/>
          <w:color w:val="000000" w:themeColor="text1"/>
        </w:rPr>
      </w:pPr>
      <w:bookmarkStart w:id="525" w:name="_Toc24387417"/>
      <w:r w:rsidRPr="00ED1D88">
        <w:rPr>
          <w:rFonts w:eastAsia="Arial" w:cs="Arial"/>
          <w:color w:val="000000" w:themeColor="text1"/>
        </w:rPr>
        <w:t>4.2</w:t>
      </w:r>
      <w:r w:rsidRPr="00ED1D88">
        <w:rPr>
          <w:color w:val="000000" w:themeColor="text1"/>
        </w:rPr>
        <w:tab/>
      </w:r>
      <w:r w:rsidRPr="00ED1D88">
        <w:rPr>
          <w:rFonts w:eastAsia="Arial" w:cs="Arial"/>
          <w:i/>
          <w:color w:val="000000" w:themeColor="text1"/>
        </w:rPr>
        <w:t>O que deu errado?</w:t>
      </w:r>
      <w:bookmarkEnd w:id="525"/>
    </w:p>
    <w:p w14:paraId="7B1B8114" w14:textId="7F65094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Compartilhamento de arquivos</w:t>
      </w:r>
      <w:r w:rsidR="7C434651" w:rsidRPr="00ED1D88">
        <w:rPr>
          <w:rStyle w:val="apple-style-span"/>
          <w:rFonts w:eastAsia="Arial"/>
          <w:b/>
          <w:bCs/>
          <w:color w:val="000000" w:themeColor="text1"/>
        </w:rPr>
        <w:t>:</w:t>
      </w:r>
      <w:r w:rsidR="007979D7" w:rsidRPr="00ED1D88">
        <w:rPr>
          <w:rStyle w:val="apple-style-span"/>
          <w:rFonts w:eastAsia="Arial"/>
          <w:bCs/>
          <w:color w:val="000000" w:themeColor="text1"/>
        </w:rPr>
        <w:t xml:space="preserve"> </w:t>
      </w:r>
      <w:r w:rsidR="0012524A" w:rsidRPr="00AD3197">
        <w:rPr>
          <w:rStyle w:val="apple-style-span"/>
          <w:rFonts w:eastAsia="Arial"/>
          <w:bCs/>
          <w:color w:val="000000" w:themeColor="text1"/>
        </w:rPr>
        <w:t>O</w:t>
      </w:r>
      <w:r w:rsidR="000E6391" w:rsidRPr="00ED1D88">
        <w:rPr>
          <w:rStyle w:val="apple-style-span"/>
          <w:rFonts w:eastAsia="Arial"/>
          <w:bCs/>
          <w:color w:val="000000" w:themeColor="text1"/>
        </w:rPr>
        <w:t xml:space="preserve"> </w:t>
      </w:r>
      <w:proofErr w:type="spellStart"/>
      <w:r w:rsidR="007979D7" w:rsidRPr="00ED1D88">
        <w:rPr>
          <w:rStyle w:val="apple-style-span"/>
          <w:rFonts w:eastAsia="Arial"/>
          <w:bCs/>
          <w:color w:val="000000" w:themeColor="text1"/>
        </w:rPr>
        <w:t>colab</w:t>
      </w:r>
      <w:proofErr w:type="spellEnd"/>
      <w:r w:rsidR="007979D7" w:rsidRPr="00ED1D88">
        <w:rPr>
          <w:rStyle w:val="apple-style-span"/>
          <w:rFonts w:eastAsia="Arial"/>
          <w:bCs/>
          <w:color w:val="000000" w:themeColor="text1"/>
        </w:rPr>
        <w:t xml:space="preserve"> da </w:t>
      </w:r>
      <w:proofErr w:type="spellStart"/>
      <w:r w:rsidR="007979D7" w:rsidRPr="00ED1D88">
        <w:rPr>
          <w:rStyle w:val="apple-style-span"/>
          <w:rFonts w:eastAsia="Arial"/>
          <w:bCs/>
          <w:color w:val="000000" w:themeColor="text1"/>
        </w:rPr>
        <w:t>unity</w:t>
      </w:r>
      <w:proofErr w:type="spellEnd"/>
      <w:r w:rsidR="7C434651" w:rsidRPr="00ED1D88">
        <w:rPr>
          <w:rStyle w:val="apple-style-span"/>
          <w:rFonts w:eastAsia="Arial"/>
          <w:color w:val="000000" w:themeColor="text1"/>
        </w:rPr>
        <w:t xml:space="preserve"> </w:t>
      </w:r>
      <w:r w:rsidR="000E6391" w:rsidRPr="00ED1D88">
        <w:rPr>
          <w:rStyle w:val="apple-style-span"/>
          <w:rFonts w:eastAsia="Arial"/>
          <w:color w:val="000000" w:themeColor="text1"/>
        </w:rPr>
        <w:t xml:space="preserve">causou vários </w:t>
      </w:r>
      <w:r w:rsidR="008E100D" w:rsidRPr="00AD3197">
        <w:rPr>
          <w:rStyle w:val="apple-style-span"/>
          <w:rFonts w:eastAsia="Arial"/>
          <w:color w:val="000000" w:themeColor="text1"/>
        </w:rPr>
        <w:t>problemas</w:t>
      </w:r>
      <w:r w:rsidR="000E6391" w:rsidRPr="00ED1D88">
        <w:rPr>
          <w:rStyle w:val="apple-style-span"/>
          <w:rFonts w:eastAsia="Arial"/>
          <w:color w:val="000000" w:themeColor="text1"/>
        </w:rPr>
        <w:t xml:space="preserve"> por conta de inúmeras versões do arquivo sobrepostas. Além</w:t>
      </w:r>
      <w:r w:rsidR="00552A72" w:rsidRPr="00AD3197">
        <w:rPr>
          <w:rStyle w:val="apple-style-span"/>
          <w:rFonts w:eastAsia="Arial"/>
          <w:color w:val="000000" w:themeColor="text1"/>
        </w:rPr>
        <w:t xml:space="preserve"> do tempo perdido para reorganizar o projeto, muitos </w:t>
      </w:r>
      <w:r w:rsidR="0012524A" w:rsidRPr="00AD3197">
        <w:rPr>
          <w:rStyle w:val="apple-style-span"/>
          <w:rFonts w:eastAsia="Arial"/>
          <w:color w:val="000000" w:themeColor="text1"/>
        </w:rPr>
        <w:t>códigos tiveram que ser refeitos.</w:t>
      </w:r>
    </w:p>
    <w:p w14:paraId="6933D559" w14:textId="2708A297"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Comunicação interna do grupo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No começo do projeto, muitas informações foram perdidas por conta de que não havia uma comunicação eficiente entre os integrantes, por vezes até tarefas foram feitas mais de uma vez.</w:t>
      </w:r>
    </w:p>
    <w:p w14:paraId="048CA58E" w14:textId="67760A8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Organização interna do projeto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8864FB" w:rsidRPr="00AD3197">
        <w:rPr>
          <w:rStyle w:val="apple-style-span"/>
          <w:rFonts w:eastAsia="Arial"/>
          <w:color w:val="000000" w:themeColor="text1"/>
        </w:rPr>
        <w:t>Os objetos dentro do projeto não foram organizados dentro de pastas</w:t>
      </w:r>
      <w:r w:rsidR="00851D34" w:rsidRPr="00AD3197">
        <w:rPr>
          <w:rStyle w:val="apple-style-span"/>
          <w:rFonts w:eastAsia="Arial"/>
          <w:color w:val="000000" w:themeColor="text1"/>
        </w:rPr>
        <w:t>, tornando difícil seu manuseio.</w:t>
      </w:r>
    </w:p>
    <w:p w14:paraId="22B7F37B" w14:textId="1D8E82F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Atraso de algumas partes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D7BD2" w:rsidRPr="00AD3197">
        <w:rPr>
          <w:rStyle w:val="apple-style-span"/>
          <w:rFonts w:eastAsia="Arial"/>
          <w:color w:val="000000" w:themeColor="text1"/>
        </w:rPr>
        <w:t xml:space="preserve">Certas partes do projeto (som, por exemplo), não tiveram devida </w:t>
      </w:r>
      <w:r w:rsidR="000D7BD2" w:rsidRPr="00EA00FF">
        <w:rPr>
          <w:rStyle w:val="apple-style-span"/>
          <w:rFonts w:eastAsia="Arial"/>
          <w:color w:val="000000" w:themeColor="text1"/>
        </w:rPr>
        <w:t>import</w:t>
      </w:r>
      <w:r w:rsidR="00EA00FF" w:rsidRPr="00EA00FF">
        <w:rPr>
          <w:rStyle w:val="apple-style-span"/>
          <w:rFonts w:eastAsia="Arial"/>
          <w:color w:val="000000" w:themeColor="text1"/>
        </w:rPr>
        <w:t>â</w:t>
      </w:r>
      <w:r w:rsidR="000D7BD2" w:rsidRPr="00EA00FF">
        <w:rPr>
          <w:rStyle w:val="apple-style-span"/>
          <w:rFonts w:eastAsia="Arial"/>
          <w:color w:val="000000" w:themeColor="text1"/>
        </w:rPr>
        <w:t>ncia</w:t>
      </w:r>
      <w:r w:rsidR="000D7BD2" w:rsidRPr="00AD3197">
        <w:rPr>
          <w:rStyle w:val="apple-style-span"/>
          <w:rFonts w:eastAsia="Arial"/>
          <w:color w:val="000000" w:themeColor="text1"/>
        </w:rPr>
        <w:t xml:space="preserve"> durante o desenvolvimento, o que causou uma certa correria ao final do projeto</w:t>
      </w:r>
      <w:r w:rsidR="001B3E80" w:rsidRPr="00AD3197">
        <w:rPr>
          <w:rStyle w:val="apple-style-span"/>
          <w:rFonts w:eastAsia="Arial"/>
          <w:color w:val="000000" w:themeColor="text1"/>
        </w:rPr>
        <w:t>.</w:t>
      </w:r>
    </w:p>
    <w:p w14:paraId="060486AF" w14:textId="761C7278"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Build do jogo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2143EF" w:rsidRPr="00AD3197">
        <w:rPr>
          <w:rStyle w:val="apple-style-span"/>
          <w:rFonts w:eastAsia="Arial"/>
          <w:color w:val="000000" w:themeColor="text1"/>
        </w:rPr>
        <w:t>Para realizar a união de todos os objetos no projeto, muitos problemas surgiram, fazendo com que o time parasse o desenvolvimento para corrigir todos os erros.</w:t>
      </w:r>
    </w:p>
    <w:p w14:paraId="11F75EEE" w14:textId="79CFF988" w:rsidR="00EB36A2" w:rsidRPr="00ED1D88" w:rsidRDefault="00EB36A2" w:rsidP="00EB36A2">
      <w:pPr>
        <w:rPr>
          <w:rStyle w:val="apple-style-span"/>
          <w:color w:val="000000" w:themeColor="text1"/>
        </w:rPr>
      </w:pPr>
    </w:p>
    <w:p w14:paraId="76AFA89C" w14:textId="77777777" w:rsidR="008868BE" w:rsidRPr="00ED1D88" w:rsidRDefault="008868BE" w:rsidP="7C434651">
      <w:pPr>
        <w:ind w:firstLine="709"/>
        <w:rPr>
          <w:rStyle w:val="apple-style-span"/>
          <w:rFonts w:eastAsia="Arial"/>
          <w:color w:val="000000" w:themeColor="text1"/>
        </w:rPr>
      </w:pPr>
    </w:p>
    <w:p w14:paraId="1FF65AC6" w14:textId="22D2E651" w:rsidR="00D170B4" w:rsidRPr="00ED1D88" w:rsidRDefault="00F67597" w:rsidP="00ED1D88">
      <w:pPr>
        <w:pStyle w:val="Subttulo2"/>
        <w:spacing w:before="600" w:after="600"/>
        <w:rPr>
          <w:rFonts w:eastAsia="Arial"/>
        </w:rPr>
      </w:pPr>
      <w:r w:rsidRPr="00ED1D88">
        <w:rPr>
          <w:rStyle w:val="apple-style-span"/>
          <w:rFonts w:eastAsia="Arial"/>
          <w:b w:val="0"/>
          <w:bCs w:val="0"/>
          <w:iCs w:val="0"/>
          <w:color w:val="000000" w:themeColor="text1"/>
        </w:rPr>
        <w:br w:type="page"/>
      </w:r>
      <w:bookmarkStart w:id="526" w:name="_Toc24387418"/>
      <w:r w:rsidR="7C434651" w:rsidRPr="00ED1D88">
        <w:rPr>
          <w:rFonts w:eastAsia="Arial"/>
          <w:color w:val="000000" w:themeColor="text1"/>
        </w:rPr>
        <w:lastRenderedPageBreak/>
        <w:t>REFERÊNCIAS BIBLIOGRÁFICAS</w:t>
      </w:r>
      <w:bookmarkEnd w:id="523"/>
      <w:bookmarkEnd w:id="526"/>
    </w:p>
    <w:p w14:paraId="0566D412" w14:textId="77777777" w:rsidR="003A4EFC" w:rsidRPr="00AD3197" w:rsidRDefault="003A4EFC" w:rsidP="003A4EFC">
      <w:pPr>
        <w:spacing w:line="240" w:lineRule="auto"/>
        <w:jc w:val="left"/>
        <w:rPr>
          <w:rFonts w:eastAsia="Arial"/>
        </w:rPr>
      </w:pPr>
      <w:r w:rsidRPr="00ED1D88">
        <w:rPr>
          <w:rFonts w:eastAsia="Arial"/>
          <w:b/>
          <w:color w:val="000000" w:themeColor="text1"/>
        </w:rPr>
        <w:t xml:space="preserve">Fog </w:t>
      </w:r>
      <w:proofErr w:type="spellStart"/>
      <w:r w:rsidRPr="00ED1D88">
        <w:rPr>
          <w:rFonts w:eastAsia="Arial"/>
          <w:b/>
          <w:color w:val="000000" w:themeColor="text1"/>
        </w:rPr>
        <w:t>of</w:t>
      </w:r>
      <w:proofErr w:type="spellEnd"/>
      <w:r w:rsidRPr="00ED1D88">
        <w:rPr>
          <w:rFonts w:eastAsia="Arial"/>
          <w:b/>
          <w:color w:val="000000" w:themeColor="text1"/>
        </w:rPr>
        <w:t xml:space="preserve"> War</w:t>
      </w:r>
      <w:r w:rsidRPr="00AD3197">
        <w:rPr>
          <w:rFonts w:eastAsia="Arial"/>
          <w:b/>
          <w:color w:val="000000" w:themeColor="text1"/>
        </w:rPr>
        <w:t xml:space="preserve">. </w:t>
      </w:r>
      <w:proofErr w:type="spellStart"/>
      <w:r w:rsidRPr="00AD3197">
        <w:rPr>
          <w:rFonts w:eastAsia="Arial"/>
          <w:color w:val="000000" w:themeColor="text1"/>
        </w:rPr>
        <w:t>Diponível</w:t>
      </w:r>
      <w:proofErr w:type="spellEnd"/>
      <w:r w:rsidRPr="00AD3197">
        <w:rPr>
          <w:rFonts w:eastAsia="Arial"/>
          <w:color w:val="000000" w:themeColor="text1"/>
        </w:rPr>
        <w:t xml:space="preserve"> em: </w:t>
      </w:r>
      <w:r w:rsidRPr="00AD3197">
        <w:rPr>
          <w:rFonts w:eastAsia="Arial"/>
        </w:rPr>
        <w:t>&lt;</w:t>
      </w:r>
      <w:r w:rsidRPr="00AD3197">
        <w:rPr>
          <w:rFonts w:eastAsia="Arial"/>
          <w:color w:val="000000" w:themeColor="text1"/>
        </w:rPr>
        <w:t xml:space="preserve"> https://forum.unity.com/threads/fog-of-war-whats-the-best-way.380801/</w:t>
      </w:r>
      <w:r w:rsidRPr="00AD3197">
        <w:rPr>
          <w:rFonts w:eastAsia="Arial"/>
        </w:rPr>
        <w:t xml:space="preserve">&gt;. Acesso em: </w:t>
      </w:r>
      <w:r w:rsidRPr="00AD3197">
        <w:rPr>
          <w:rFonts w:eastAsia="Arial"/>
          <w:color w:val="000000" w:themeColor="text1"/>
        </w:rPr>
        <w:t>16 de maio</w:t>
      </w:r>
      <w:r w:rsidRPr="00AD3197">
        <w:rPr>
          <w:rFonts w:eastAsia="Arial"/>
        </w:rPr>
        <w:t>.</w:t>
      </w:r>
    </w:p>
    <w:p w14:paraId="69F55FBD" w14:textId="77777777" w:rsidR="003A4EFC" w:rsidRDefault="003A4EFC" w:rsidP="00125B30">
      <w:pPr>
        <w:spacing w:line="240" w:lineRule="auto"/>
        <w:jc w:val="left"/>
        <w:rPr>
          <w:rFonts w:eastAsia="Arial"/>
          <w:color w:val="000000" w:themeColor="text1"/>
        </w:rPr>
      </w:pPr>
    </w:p>
    <w:p w14:paraId="65175651" w14:textId="0214906D" w:rsidR="00D170B4" w:rsidRPr="00AD3197" w:rsidRDefault="00D170B4" w:rsidP="00125B30">
      <w:pPr>
        <w:spacing w:line="240" w:lineRule="auto"/>
        <w:jc w:val="left"/>
        <w:rPr>
          <w:rFonts w:eastAsia="Arial"/>
          <w:color w:val="000000" w:themeColor="text1"/>
        </w:rPr>
      </w:pPr>
      <w:r w:rsidRPr="00AD3197">
        <w:rPr>
          <w:rFonts w:eastAsia="Arial"/>
          <w:color w:val="000000" w:themeColor="text1"/>
        </w:rPr>
        <w:t xml:space="preserve">MEDEIROS, Pedro. </w:t>
      </w:r>
      <w:r w:rsidRPr="00ED1D88">
        <w:rPr>
          <w:rFonts w:eastAsia="Arial"/>
          <w:b/>
          <w:color w:val="000000" w:themeColor="text1"/>
        </w:rPr>
        <w:t xml:space="preserve">Pixel </w:t>
      </w:r>
      <w:proofErr w:type="spellStart"/>
      <w:r w:rsidRPr="00ED1D88">
        <w:rPr>
          <w:rFonts w:eastAsia="Arial"/>
          <w:b/>
          <w:color w:val="000000" w:themeColor="text1"/>
        </w:rPr>
        <w:t>art</w:t>
      </w:r>
      <w:proofErr w:type="spellEnd"/>
      <w:r w:rsidRPr="00ED1D88">
        <w:rPr>
          <w:rFonts w:eastAsia="Arial"/>
          <w:b/>
          <w:color w:val="000000" w:themeColor="text1"/>
        </w:rPr>
        <w:t xml:space="preserve"> </w:t>
      </w:r>
      <w:proofErr w:type="spellStart"/>
      <w:r w:rsidRPr="00ED1D88">
        <w:rPr>
          <w:rFonts w:eastAsia="Arial"/>
          <w:b/>
          <w:color w:val="000000" w:themeColor="text1"/>
        </w:rPr>
        <w:t>tutorials</w:t>
      </w:r>
      <w:proofErr w:type="spellEnd"/>
      <w:r w:rsidRPr="00AD3197">
        <w:rPr>
          <w:rFonts w:eastAsia="Arial"/>
          <w:color w:val="000000" w:themeColor="text1"/>
        </w:rPr>
        <w:t>. Disponível em: &lt;https://blog.studiominiboss.</w:t>
      </w:r>
      <w:r w:rsidR="0036114A">
        <w:rPr>
          <w:rFonts w:eastAsia="Arial"/>
          <w:color w:val="000000" w:themeColor="text1"/>
        </w:rPr>
        <w:t xml:space="preserve"> </w:t>
      </w:r>
      <w:r w:rsidRPr="00AD3197">
        <w:rPr>
          <w:rFonts w:eastAsia="Arial"/>
          <w:color w:val="000000" w:themeColor="text1"/>
        </w:rPr>
        <w:t>com/</w:t>
      </w:r>
      <w:proofErr w:type="spellStart"/>
      <w:r w:rsidRPr="00AD3197">
        <w:rPr>
          <w:rFonts w:eastAsia="Arial"/>
          <w:color w:val="000000" w:themeColor="text1"/>
        </w:rPr>
        <w:t>pixelart</w:t>
      </w:r>
      <w:proofErr w:type="spellEnd"/>
      <w:r w:rsidRPr="00AD3197">
        <w:rPr>
          <w:rFonts w:eastAsia="Arial"/>
          <w:color w:val="000000" w:themeColor="text1"/>
        </w:rPr>
        <w:t>&gt;. Acesso em: 1 maio 2019.</w:t>
      </w:r>
    </w:p>
    <w:p w14:paraId="74CA1549" w14:textId="079F7BC6" w:rsidR="00D170B4" w:rsidRPr="00AD3197" w:rsidRDefault="00D170B4" w:rsidP="00125B30">
      <w:pPr>
        <w:spacing w:line="240" w:lineRule="auto"/>
        <w:jc w:val="left"/>
        <w:rPr>
          <w:rFonts w:eastAsia="Arial"/>
          <w:color w:val="000000" w:themeColor="text1"/>
        </w:rPr>
      </w:pPr>
    </w:p>
    <w:p w14:paraId="0C5C0950" w14:textId="0D4D32E2" w:rsidR="00D170B4" w:rsidRPr="00AD3197" w:rsidRDefault="0050723C" w:rsidP="00125B30">
      <w:pPr>
        <w:spacing w:line="240" w:lineRule="auto"/>
        <w:jc w:val="left"/>
        <w:rPr>
          <w:rFonts w:eastAsia="Arial"/>
          <w:color w:val="000000" w:themeColor="text1"/>
        </w:rPr>
      </w:pPr>
      <w:r w:rsidRPr="00AD3197">
        <w:rPr>
          <w:rFonts w:eastAsia="Arial"/>
          <w:color w:val="000000" w:themeColor="text1"/>
        </w:rPr>
        <w:t xml:space="preserve">MEDEIROS, Pedro. </w:t>
      </w:r>
      <w:proofErr w:type="spellStart"/>
      <w:r w:rsidRPr="00ED1D88">
        <w:rPr>
          <w:rFonts w:eastAsia="Arial"/>
          <w:b/>
          <w:color w:val="000000" w:themeColor="text1"/>
        </w:rPr>
        <w:t>How</w:t>
      </w:r>
      <w:proofErr w:type="spellEnd"/>
      <w:r w:rsidRPr="00ED1D88">
        <w:rPr>
          <w:rFonts w:eastAsia="Arial"/>
          <w:b/>
          <w:color w:val="000000" w:themeColor="text1"/>
        </w:rPr>
        <w:t xml:space="preserve"> </w:t>
      </w:r>
      <w:proofErr w:type="spellStart"/>
      <w:r w:rsidRPr="00ED1D88">
        <w:rPr>
          <w:rFonts w:eastAsia="Arial"/>
          <w:b/>
          <w:color w:val="000000" w:themeColor="text1"/>
        </w:rPr>
        <w:t>to</w:t>
      </w:r>
      <w:proofErr w:type="spellEnd"/>
      <w:r w:rsidRPr="00ED1D88">
        <w:rPr>
          <w:rFonts w:eastAsia="Arial"/>
          <w:b/>
          <w:color w:val="000000" w:themeColor="text1"/>
        </w:rPr>
        <w:t xml:space="preserve"> start making pixel art. 2019</w:t>
      </w:r>
      <w:r w:rsidRPr="00AD3197">
        <w:rPr>
          <w:rFonts w:eastAsia="Arial"/>
          <w:color w:val="000000" w:themeColor="text1"/>
        </w:rPr>
        <w:t>. Disponível em: &lt;https://medium.com/@saintjust&gt;. Acesso em: 1 maio 2019.</w:t>
      </w:r>
    </w:p>
    <w:p w14:paraId="65A5B9DA" w14:textId="21D7D16A" w:rsidR="007E3453" w:rsidRPr="00AD3197" w:rsidRDefault="007E3453" w:rsidP="00125B30">
      <w:pPr>
        <w:spacing w:line="240" w:lineRule="auto"/>
        <w:jc w:val="left"/>
        <w:rPr>
          <w:rFonts w:eastAsia="Arial"/>
          <w:color w:val="000000" w:themeColor="text1"/>
        </w:rPr>
      </w:pPr>
    </w:p>
    <w:p w14:paraId="6F899497" w14:textId="206AEEFB"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ILUDEMIA ACADEMIA DE ILUSTRAÇÃO. </w:t>
      </w:r>
      <w:r w:rsidRPr="00ED1D88">
        <w:rPr>
          <w:rFonts w:eastAsia="Arial"/>
          <w:b/>
          <w:color w:val="000000" w:themeColor="text1"/>
        </w:rPr>
        <w:t xml:space="preserve">Pixel </w:t>
      </w:r>
      <w:proofErr w:type="spellStart"/>
      <w:r w:rsidRPr="00ED1D88">
        <w:rPr>
          <w:rFonts w:eastAsia="Arial"/>
          <w:b/>
          <w:color w:val="000000" w:themeColor="text1"/>
        </w:rPr>
        <w:t>Art</w:t>
      </w:r>
      <w:proofErr w:type="spellEnd"/>
      <w:r w:rsidRPr="00ED1D88">
        <w:rPr>
          <w:rFonts w:eastAsia="Arial"/>
          <w:b/>
          <w:color w:val="000000" w:themeColor="text1"/>
        </w:rPr>
        <w:t xml:space="preserve"> - Tudo que você precisa saber sobre - Bruna Negri. 2018</w:t>
      </w:r>
      <w:r w:rsidRPr="00AD3197">
        <w:rPr>
          <w:rFonts w:eastAsia="Arial"/>
          <w:color w:val="000000" w:themeColor="text1"/>
        </w:rPr>
        <w:t xml:space="preserve">. Disponível em: </w:t>
      </w:r>
      <w:r w:rsidR="0036114A">
        <w:rPr>
          <w:rFonts w:eastAsia="Arial"/>
          <w:color w:val="000000" w:themeColor="text1"/>
        </w:rPr>
        <w:t xml:space="preserve"> </w:t>
      </w:r>
      <w:r w:rsidRPr="00AD3197">
        <w:rPr>
          <w:rFonts w:eastAsia="Arial"/>
          <w:color w:val="000000" w:themeColor="text1"/>
        </w:rPr>
        <w:t>&lt;https://www.youtube.com/watch?</w:t>
      </w:r>
      <w:r w:rsidR="0036114A">
        <w:rPr>
          <w:rFonts w:eastAsia="Arial"/>
          <w:color w:val="000000" w:themeColor="text1"/>
        </w:rPr>
        <w:t xml:space="preserve"> </w:t>
      </w:r>
      <w:r w:rsidRPr="00AD3197">
        <w:rPr>
          <w:rFonts w:eastAsia="Arial"/>
          <w:color w:val="000000" w:themeColor="text1"/>
        </w:rPr>
        <w:t>v=NfKPmDLZ0Kc&amp;list=</w:t>
      </w:r>
      <w:proofErr w:type="spellStart"/>
      <w:r w:rsidRPr="00AD3197">
        <w:rPr>
          <w:rFonts w:eastAsia="Arial"/>
          <w:color w:val="000000" w:themeColor="text1"/>
        </w:rPr>
        <w:t>WL&amp;index</w:t>
      </w:r>
      <w:proofErr w:type="spellEnd"/>
      <w:r w:rsidRPr="00AD3197">
        <w:rPr>
          <w:rFonts w:eastAsia="Arial"/>
          <w:color w:val="000000" w:themeColor="text1"/>
        </w:rPr>
        <w:t xml:space="preserve">=2&amp;t=0s&gt;. </w:t>
      </w:r>
      <w:r w:rsidR="0036114A">
        <w:rPr>
          <w:rFonts w:eastAsia="Arial"/>
          <w:color w:val="000000" w:themeColor="text1"/>
        </w:rPr>
        <w:t xml:space="preserve"> </w:t>
      </w:r>
      <w:r w:rsidRPr="00AD3197">
        <w:rPr>
          <w:rFonts w:eastAsia="Arial"/>
          <w:color w:val="000000" w:themeColor="text1"/>
        </w:rPr>
        <w:t>Acesso em: 1 maio 2019.</w:t>
      </w:r>
    </w:p>
    <w:p w14:paraId="184F0385" w14:textId="2A46CE86" w:rsidR="007E3453" w:rsidRPr="00AD3197" w:rsidRDefault="007E3453" w:rsidP="00125B30">
      <w:pPr>
        <w:spacing w:line="240" w:lineRule="auto"/>
        <w:jc w:val="left"/>
        <w:rPr>
          <w:rFonts w:eastAsia="Arial"/>
          <w:color w:val="000000" w:themeColor="text1"/>
        </w:rPr>
      </w:pPr>
    </w:p>
    <w:p w14:paraId="796DAFE9" w14:textId="6475B723"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UNITY TECHNOLOGIES. </w:t>
      </w:r>
      <w:proofErr w:type="spellStart"/>
      <w:r w:rsidRPr="00ED1D88">
        <w:rPr>
          <w:rFonts w:eastAsia="Arial"/>
          <w:b/>
          <w:color w:val="000000" w:themeColor="text1"/>
        </w:rPr>
        <w:t>Unity</w:t>
      </w:r>
      <w:proofErr w:type="spellEnd"/>
      <w:r w:rsidRPr="00ED1D88">
        <w:rPr>
          <w:rFonts w:eastAsia="Arial"/>
          <w:b/>
          <w:color w:val="000000" w:themeColor="text1"/>
        </w:rPr>
        <w:t xml:space="preserve"> </w:t>
      </w:r>
      <w:proofErr w:type="spellStart"/>
      <w:r w:rsidRPr="00ED1D88">
        <w:rPr>
          <w:rFonts w:eastAsia="Arial"/>
          <w:b/>
          <w:color w:val="000000" w:themeColor="text1"/>
        </w:rPr>
        <w:t>User</w:t>
      </w:r>
      <w:proofErr w:type="spellEnd"/>
      <w:r w:rsidRPr="00ED1D88">
        <w:rPr>
          <w:rFonts w:eastAsia="Arial"/>
          <w:b/>
          <w:color w:val="000000" w:themeColor="text1"/>
        </w:rPr>
        <w:t xml:space="preserve"> Manual (2019.1). 2019</w:t>
      </w:r>
      <w:r w:rsidRPr="00AD3197">
        <w:rPr>
          <w:rFonts w:eastAsia="Arial"/>
          <w:color w:val="000000" w:themeColor="text1"/>
        </w:rPr>
        <w:t>. Disponível em: &lt;https://docs.unity3d.com/Manual/index.html&gt;. Acesso em: 3 maio 2019.</w:t>
      </w:r>
    </w:p>
    <w:p w14:paraId="12FFAC6F" w14:textId="7586D552" w:rsidR="00F05425" w:rsidRPr="00AD3197" w:rsidRDefault="00F05425" w:rsidP="00125B30">
      <w:pPr>
        <w:spacing w:line="240" w:lineRule="auto"/>
        <w:jc w:val="left"/>
        <w:rPr>
          <w:rFonts w:eastAsia="Arial"/>
          <w:color w:val="000000" w:themeColor="text1"/>
        </w:rPr>
      </w:pPr>
    </w:p>
    <w:p w14:paraId="50B29111" w14:textId="21A75499" w:rsidR="00F05425" w:rsidRPr="00AD3197" w:rsidRDefault="00F05425" w:rsidP="00125B30">
      <w:pPr>
        <w:spacing w:line="240" w:lineRule="auto"/>
        <w:jc w:val="left"/>
        <w:rPr>
          <w:rFonts w:eastAsia="Arial"/>
          <w:color w:val="000000" w:themeColor="text1"/>
        </w:rPr>
      </w:pPr>
      <w:r w:rsidRPr="00AD3197">
        <w:rPr>
          <w:rFonts w:eastAsia="Arial"/>
          <w:color w:val="000000" w:themeColor="text1"/>
        </w:rPr>
        <w:t>OPENGAMEART. Disponível em: &lt;https://opengameart.org&gt;. Acesso em: 15 maio 2019.</w:t>
      </w:r>
    </w:p>
    <w:p w14:paraId="2B6533E5" w14:textId="6484A883" w:rsidR="00F05425" w:rsidRPr="00AD3197" w:rsidRDefault="00F05425" w:rsidP="00125B30">
      <w:pPr>
        <w:spacing w:line="240" w:lineRule="auto"/>
        <w:jc w:val="left"/>
        <w:rPr>
          <w:rFonts w:eastAsia="Arial"/>
          <w:color w:val="000000" w:themeColor="text1"/>
        </w:rPr>
      </w:pPr>
    </w:p>
    <w:p w14:paraId="5B61424C" w14:textId="0853805C" w:rsidR="00F35E57" w:rsidRDefault="00F35E57" w:rsidP="00125B30">
      <w:pPr>
        <w:spacing w:line="240" w:lineRule="auto"/>
        <w:jc w:val="left"/>
        <w:rPr>
          <w:rFonts w:eastAsia="Arial"/>
        </w:rPr>
      </w:pPr>
      <w:r w:rsidRPr="00ED1D88">
        <w:rPr>
          <w:rFonts w:eastAsia="Arial"/>
          <w:b/>
          <w:color w:val="000000" w:themeColor="text1"/>
        </w:rPr>
        <w:t>Tutorial mapa procedural</w:t>
      </w:r>
      <w:r w:rsidR="00086AFE" w:rsidRPr="00AD3197">
        <w:rPr>
          <w:rFonts w:eastAsia="Arial"/>
          <w:b/>
          <w:color w:val="000000" w:themeColor="text1"/>
        </w:rPr>
        <w:t xml:space="preserve">. </w:t>
      </w:r>
      <w:proofErr w:type="spellStart"/>
      <w:r w:rsidR="00086AFE" w:rsidRPr="00ED1D88">
        <w:rPr>
          <w:rFonts w:eastAsia="Arial"/>
          <w:color w:val="000000" w:themeColor="text1"/>
        </w:rPr>
        <w:t>Diponível</w:t>
      </w:r>
      <w:proofErr w:type="spellEnd"/>
      <w:r w:rsidR="00086AFE" w:rsidRPr="00ED1D88">
        <w:rPr>
          <w:rFonts w:eastAsia="Arial"/>
          <w:color w:val="000000" w:themeColor="text1"/>
        </w:rPr>
        <w:t xml:space="preserve"> em:</w:t>
      </w:r>
      <w:r w:rsidR="00086AFE" w:rsidRPr="00AD3197">
        <w:rPr>
          <w:rFonts w:eastAsia="Arial"/>
          <w:color w:val="000000" w:themeColor="text1"/>
        </w:rPr>
        <w:t xml:space="preserve"> </w:t>
      </w:r>
      <w:r w:rsidR="00086AFE" w:rsidRPr="00ED1D88">
        <w:rPr>
          <w:rFonts w:eastAsia="Arial"/>
        </w:rPr>
        <w:t>&lt;</w:t>
      </w:r>
      <w:hyperlink r:id="rId42" w:history="1">
        <w:r w:rsidR="00086AFE" w:rsidRPr="00ED1D88">
          <w:rPr>
            <w:rStyle w:val="Hyperlink"/>
            <w:rFonts w:eastAsia="Arial"/>
            <w:color w:val="auto"/>
            <w:u w:val="none"/>
          </w:rPr>
          <w:t>https://www.youtube.com/watch?v=nADIYwgKHv4</w:t>
        </w:r>
      </w:hyperlink>
      <w:r w:rsidR="00086AFE" w:rsidRPr="00ED1D88">
        <w:rPr>
          <w:rFonts w:eastAsia="Arial"/>
        </w:rPr>
        <w:t>&gt;. Acesso em: 12 de abril.</w:t>
      </w:r>
    </w:p>
    <w:p w14:paraId="066FFE53" w14:textId="77777777" w:rsidR="00125B30" w:rsidRPr="00125B30" w:rsidRDefault="00125B30" w:rsidP="00125B30">
      <w:pPr>
        <w:spacing w:line="240" w:lineRule="auto"/>
        <w:jc w:val="left"/>
        <w:rPr>
          <w:rFonts w:eastAsia="Arial"/>
        </w:rPr>
      </w:pPr>
    </w:p>
    <w:p w14:paraId="6359EE4B" w14:textId="7BCDF2E4" w:rsidR="00086AFE" w:rsidRPr="00AD3197" w:rsidRDefault="00086AFE" w:rsidP="00125B30">
      <w:pPr>
        <w:spacing w:line="240" w:lineRule="auto"/>
        <w:jc w:val="left"/>
        <w:rPr>
          <w:rFonts w:eastAsia="Arial"/>
        </w:rPr>
      </w:pPr>
      <w:r w:rsidRPr="00ED1D88">
        <w:rPr>
          <w:rFonts w:eastAsia="Arial"/>
          <w:b/>
          <w:color w:val="000000" w:themeColor="text1"/>
        </w:rPr>
        <w:t xml:space="preserve">Procedural </w:t>
      </w:r>
      <w:proofErr w:type="spellStart"/>
      <w:r w:rsidRPr="00ED1D88">
        <w:rPr>
          <w:rFonts w:eastAsia="Arial"/>
          <w:b/>
          <w:color w:val="000000" w:themeColor="text1"/>
        </w:rPr>
        <w:t>Dungeon</w:t>
      </w:r>
      <w:proofErr w:type="spellEnd"/>
      <w:r w:rsidRPr="00ED1D88">
        <w:rPr>
          <w:rFonts w:eastAsia="Arial"/>
          <w:b/>
          <w:color w:val="000000" w:themeColor="text1"/>
        </w:rPr>
        <w:t xml:space="preserve"> </w:t>
      </w:r>
      <w:proofErr w:type="spellStart"/>
      <w:r w:rsidRPr="00ED1D88">
        <w:rPr>
          <w:rFonts w:eastAsia="Arial"/>
          <w:b/>
          <w:color w:val="000000" w:themeColor="text1"/>
        </w:rPr>
        <w:t>Generator</w:t>
      </w:r>
      <w:proofErr w:type="spellEnd"/>
      <w:r w:rsidRPr="00AD3197">
        <w:rPr>
          <w:rFonts w:eastAsia="Arial"/>
          <w:b/>
          <w:color w:val="000000" w:themeColor="text1"/>
        </w:rPr>
        <w:t xml:space="preserve">. </w:t>
      </w:r>
      <w:proofErr w:type="spellStart"/>
      <w:r w:rsidRPr="00AD3197">
        <w:rPr>
          <w:rFonts w:eastAsia="Arial"/>
          <w:color w:val="000000" w:themeColor="text1"/>
        </w:rPr>
        <w:t>Diponível</w:t>
      </w:r>
      <w:proofErr w:type="spellEnd"/>
      <w:r w:rsidRPr="00AD3197">
        <w:rPr>
          <w:rFonts w:eastAsia="Arial"/>
          <w:color w:val="000000" w:themeColor="text1"/>
        </w:rPr>
        <w:t xml:space="preserve"> em: </w:t>
      </w:r>
      <w:r w:rsidRPr="00AD3197">
        <w:rPr>
          <w:rFonts w:eastAsia="Arial"/>
        </w:rPr>
        <w:t>&lt;</w:t>
      </w:r>
      <w:r w:rsidRPr="00AD3197">
        <w:rPr>
          <w:rFonts w:eastAsia="Arial"/>
          <w:color w:val="000000" w:themeColor="text1"/>
        </w:rPr>
        <w:t xml:space="preserve"> https://slsdo.github.io/procedural-dungeon/</w:t>
      </w:r>
      <w:r w:rsidRPr="00AD3197">
        <w:rPr>
          <w:rFonts w:eastAsia="Arial"/>
        </w:rPr>
        <w:t xml:space="preserve">&gt;. Acesso em: </w:t>
      </w:r>
      <w:r w:rsidRPr="00AD3197">
        <w:rPr>
          <w:rFonts w:eastAsia="Arial"/>
          <w:color w:val="000000" w:themeColor="text1"/>
        </w:rPr>
        <w:t>11 de abril</w:t>
      </w:r>
      <w:r w:rsidRPr="00AD3197">
        <w:rPr>
          <w:rFonts w:eastAsia="Arial"/>
        </w:rPr>
        <w:t>.</w:t>
      </w:r>
    </w:p>
    <w:p w14:paraId="004B49C6" w14:textId="0C17AA63" w:rsidR="00086AFE" w:rsidRPr="00AD3197" w:rsidRDefault="00086AFE" w:rsidP="00125B30">
      <w:pPr>
        <w:spacing w:line="240" w:lineRule="auto"/>
        <w:jc w:val="left"/>
        <w:rPr>
          <w:rFonts w:eastAsia="Arial"/>
          <w:color w:val="000000" w:themeColor="text1"/>
        </w:rPr>
      </w:pPr>
    </w:p>
    <w:p w14:paraId="02F0527D" w14:textId="085C1753" w:rsidR="00086AFE" w:rsidRPr="00AD3197" w:rsidRDefault="00086AFE" w:rsidP="00125B30">
      <w:pPr>
        <w:spacing w:line="240" w:lineRule="auto"/>
        <w:jc w:val="left"/>
        <w:rPr>
          <w:rFonts w:eastAsia="Arial"/>
          <w:color w:val="000000" w:themeColor="text1"/>
        </w:rPr>
      </w:pPr>
    </w:p>
    <w:p w14:paraId="73BEFF6D" w14:textId="6575936A" w:rsidR="00D170B4" w:rsidRPr="00AD3197" w:rsidRDefault="00147EFB" w:rsidP="00125B30">
      <w:pPr>
        <w:spacing w:line="240" w:lineRule="auto"/>
        <w:jc w:val="left"/>
        <w:rPr>
          <w:rFonts w:eastAsia="Arial"/>
        </w:rPr>
      </w:pPr>
      <w:proofErr w:type="spellStart"/>
      <w:r w:rsidRPr="00AD3197">
        <w:rPr>
          <w:rFonts w:eastAsia="Arial"/>
          <w:b/>
          <w:color w:val="000000" w:themeColor="text1"/>
        </w:rPr>
        <w:t>Unity</w:t>
      </w:r>
      <w:proofErr w:type="spellEnd"/>
      <w:r w:rsidRPr="00AD3197">
        <w:rPr>
          <w:rFonts w:eastAsia="Arial"/>
          <w:b/>
          <w:color w:val="000000" w:themeColor="text1"/>
        </w:rPr>
        <w:t xml:space="preserve"> </w:t>
      </w:r>
      <w:proofErr w:type="spellStart"/>
      <w:r w:rsidRPr="00AD3197">
        <w:rPr>
          <w:rFonts w:eastAsia="Arial"/>
          <w:b/>
          <w:color w:val="000000" w:themeColor="text1"/>
        </w:rPr>
        <w:t>User</w:t>
      </w:r>
      <w:proofErr w:type="spellEnd"/>
      <w:r w:rsidRPr="00AD3197">
        <w:rPr>
          <w:rFonts w:eastAsia="Arial"/>
          <w:b/>
          <w:color w:val="000000" w:themeColor="text1"/>
        </w:rPr>
        <w:t xml:space="preserve"> Manual</w:t>
      </w:r>
      <w:r w:rsidR="00086AFE" w:rsidRPr="00AD3197">
        <w:rPr>
          <w:rFonts w:eastAsia="Arial"/>
          <w:b/>
          <w:color w:val="000000" w:themeColor="text1"/>
        </w:rPr>
        <w:t xml:space="preserve">. </w:t>
      </w:r>
      <w:proofErr w:type="spellStart"/>
      <w:r w:rsidR="00086AFE" w:rsidRPr="00AD3197">
        <w:rPr>
          <w:rFonts w:eastAsia="Arial"/>
          <w:color w:val="000000" w:themeColor="text1"/>
        </w:rPr>
        <w:t>Diponível</w:t>
      </w:r>
      <w:proofErr w:type="spellEnd"/>
      <w:r w:rsidR="00086AFE" w:rsidRPr="00AD3197">
        <w:rPr>
          <w:rFonts w:eastAsia="Arial"/>
          <w:color w:val="000000" w:themeColor="text1"/>
        </w:rPr>
        <w:t xml:space="preserve"> em: </w:t>
      </w:r>
      <w:r w:rsidR="00086AFE" w:rsidRPr="00AD3197">
        <w:rPr>
          <w:rFonts w:eastAsia="Arial"/>
        </w:rPr>
        <w:t>&lt;</w:t>
      </w:r>
      <w:r w:rsidRPr="00AD3197">
        <w:rPr>
          <w:rFonts w:eastAsia="Arial"/>
          <w:color w:val="000000" w:themeColor="text1"/>
        </w:rPr>
        <w:t xml:space="preserve"> https://docs.unity3d.com/Manual/index.html</w:t>
      </w:r>
      <w:r w:rsidRPr="00AD3197">
        <w:rPr>
          <w:rFonts w:eastAsia="Arial"/>
        </w:rPr>
        <w:t xml:space="preserve"> </w:t>
      </w:r>
      <w:r w:rsidR="00086AFE" w:rsidRPr="00AD3197">
        <w:rPr>
          <w:rFonts w:eastAsia="Arial"/>
        </w:rPr>
        <w:t xml:space="preserve">&gt;. Acesso em: </w:t>
      </w:r>
      <w:r w:rsidRPr="00AD3197">
        <w:rPr>
          <w:rFonts w:eastAsia="Arial"/>
          <w:color w:val="000000" w:themeColor="text1"/>
        </w:rPr>
        <w:t>3 maio 2019</w:t>
      </w:r>
      <w:r w:rsidR="00086AFE" w:rsidRPr="00AD3197">
        <w:rPr>
          <w:rFonts w:eastAsia="Arial"/>
        </w:rPr>
        <w:t>.</w:t>
      </w:r>
    </w:p>
    <w:p w14:paraId="6AA54895" w14:textId="61DE7EBA" w:rsidR="00B21EE8" w:rsidRPr="00AD3197" w:rsidRDefault="00B21EE8" w:rsidP="00125B30">
      <w:pPr>
        <w:spacing w:line="240" w:lineRule="auto"/>
        <w:jc w:val="left"/>
        <w:rPr>
          <w:rFonts w:eastAsia="Arial"/>
        </w:rPr>
      </w:pPr>
    </w:p>
    <w:p w14:paraId="2FB0966A" w14:textId="09AF3656" w:rsidR="00B21EE8" w:rsidRPr="00ED1D88" w:rsidRDefault="00E70232" w:rsidP="00125B30">
      <w:pPr>
        <w:spacing w:line="240" w:lineRule="auto"/>
        <w:jc w:val="left"/>
        <w:rPr>
          <w:rFonts w:eastAsia="Arial"/>
        </w:rPr>
      </w:pPr>
      <w:r w:rsidRPr="00AD3197">
        <w:rPr>
          <w:b/>
        </w:rPr>
        <w:t xml:space="preserve">Pesquisa de jogadores. </w:t>
      </w:r>
      <w:r w:rsidRPr="00AD3197">
        <w:t xml:space="preserve">Disponível em: </w:t>
      </w:r>
      <w:r w:rsidR="005C4C58" w:rsidRPr="00AD3197">
        <w:t>&lt;</w:t>
      </w:r>
      <w:hyperlink r:id="rId43" w:history="1">
        <w:r w:rsidR="00EE324F" w:rsidRPr="00ED1D88">
          <w:rPr>
            <w:rStyle w:val="Hyperlink"/>
            <w:color w:val="auto"/>
            <w:u w:val="none"/>
          </w:rPr>
          <w:t>https://e-arena.com.br/pesquisa-game-latam/</w:t>
        </w:r>
      </w:hyperlink>
      <w:r w:rsidR="00B21EE8" w:rsidRPr="00AD3197">
        <w:t>&gt;</w:t>
      </w:r>
      <w:r w:rsidR="00AF7644" w:rsidRPr="00AD3197">
        <w:t>. Acesso em 23 maio 2019.</w:t>
      </w:r>
    </w:p>
    <w:sectPr w:rsidR="00B21EE8" w:rsidRPr="00ED1D88" w:rsidSect="0074377D">
      <w:headerReference w:type="default" r:id="rId44"/>
      <w:pgSz w:w="11906" w:h="16838" w:code="9"/>
      <w:pgMar w:top="1701" w:right="1134" w:bottom="1134" w:left="1701" w:header="709" w:footer="709" w:gutter="0"/>
      <w:pgNumType w:start="1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7" w:author="Administrador" w:date="2019-11-11T18:06:00Z" w:initials="A">
    <w:p w14:paraId="2C5876AD" w14:textId="78D416BE" w:rsidR="005B26E3" w:rsidRDefault="005B26E3">
      <w:pPr>
        <w:pStyle w:val="Textodecomentrio"/>
      </w:pPr>
      <w:r>
        <w:rPr>
          <w:rStyle w:val="Refdecomentrio"/>
        </w:rPr>
        <w:annotationRef/>
      </w:r>
      <w:r>
        <w:t>Nem sabia, usou mesmo?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C5876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C5876AD" w16cid:durableId="226545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7D1254" w14:textId="77777777" w:rsidR="00C83749" w:rsidRDefault="00C83749" w:rsidP="001E63BB">
      <w:pPr>
        <w:spacing w:line="240" w:lineRule="auto"/>
      </w:pPr>
      <w:r>
        <w:separator/>
      </w:r>
    </w:p>
  </w:endnote>
  <w:endnote w:type="continuationSeparator" w:id="0">
    <w:p w14:paraId="6477A425" w14:textId="77777777" w:rsidR="00C83749" w:rsidRDefault="00C83749" w:rsidP="001E6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86437" w14:textId="41926F3B" w:rsidR="005B26E3" w:rsidRPr="00AC6094" w:rsidRDefault="005B26E3" w:rsidP="00AC609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AA2AD8" w14:textId="77777777" w:rsidR="00C83749" w:rsidRDefault="00C83749" w:rsidP="001E63BB">
      <w:pPr>
        <w:spacing w:line="240" w:lineRule="auto"/>
      </w:pPr>
      <w:r>
        <w:separator/>
      </w:r>
    </w:p>
  </w:footnote>
  <w:footnote w:type="continuationSeparator" w:id="0">
    <w:p w14:paraId="37E3C35E" w14:textId="77777777" w:rsidR="00C83749" w:rsidRDefault="00C83749" w:rsidP="001E63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50542"/>
      <w:docPartObj>
        <w:docPartGallery w:val="Page Numbers (Top of Page)"/>
        <w:docPartUnique/>
      </w:docPartObj>
    </w:sdtPr>
    <w:sdtEndPr>
      <w:rPr>
        <w:noProof/>
      </w:rPr>
    </w:sdtEndPr>
    <w:sdtContent>
      <w:p w14:paraId="167BD3EB" w14:textId="64E54921" w:rsidR="005B26E3" w:rsidRDefault="005B26E3">
        <w:pPr>
          <w:pStyle w:val="Cabealho"/>
          <w:jc w:val="right"/>
        </w:pPr>
        <w:r>
          <w:fldChar w:fldCharType="begin"/>
        </w:r>
        <w:r>
          <w:instrText xml:space="preserve"> PAGE   \* MERGEFORMAT </w:instrText>
        </w:r>
        <w:r>
          <w:fldChar w:fldCharType="separate"/>
        </w:r>
        <w:r>
          <w:rPr>
            <w:noProof/>
          </w:rPr>
          <w:t>36</w:t>
        </w:r>
        <w:r>
          <w:rPr>
            <w:noProof/>
          </w:rPr>
          <w:fldChar w:fldCharType="end"/>
        </w:r>
      </w:p>
    </w:sdtContent>
  </w:sdt>
  <w:p w14:paraId="02773680" w14:textId="77777777" w:rsidR="005B26E3" w:rsidRDefault="005B26E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3045BAE"/>
    <w:multiLevelType w:val="hybridMultilevel"/>
    <w:tmpl w:val="BD841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44C15"/>
    <w:multiLevelType w:val="multilevel"/>
    <w:tmpl w:val="B3D0BF40"/>
    <w:lvl w:ilvl="0">
      <w:start w:val="2"/>
      <w:numFmt w:val="decimal"/>
      <w:lvlText w:val="%1."/>
      <w:lvlJc w:val="left"/>
      <w:pPr>
        <w:ind w:left="360" w:hanging="360"/>
      </w:pPr>
      <w:rPr>
        <w:rFonts w:hint="default"/>
      </w:rPr>
    </w:lvl>
    <w:lvl w:ilvl="1">
      <w:start w:val="5"/>
      <w:numFmt w:val="decimal"/>
      <w:lvlText w:val="%1.%2."/>
      <w:lvlJc w:val="left"/>
      <w:pPr>
        <w:ind w:left="61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CD78F6"/>
    <w:multiLevelType w:val="hybridMultilevel"/>
    <w:tmpl w:val="A816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21A88"/>
    <w:multiLevelType w:val="hybridMultilevel"/>
    <w:tmpl w:val="F5C0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424DA0"/>
    <w:multiLevelType w:val="hybridMultilevel"/>
    <w:tmpl w:val="80BE618A"/>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4210328E"/>
    <w:multiLevelType w:val="hybridMultilevel"/>
    <w:tmpl w:val="59C0A8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6271037"/>
    <w:multiLevelType w:val="hybridMultilevel"/>
    <w:tmpl w:val="88A6A96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8" w15:restartNumberingAfterBreak="0">
    <w:nsid w:val="52C923F6"/>
    <w:multiLevelType w:val="hybridMultilevel"/>
    <w:tmpl w:val="F118E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B69D0"/>
    <w:multiLevelType w:val="hybridMultilevel"/>
    <w:tmpl w:val="23CEDF2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5B577442"/>
    <w:multiLevelType w:val="hybridMultilevel"/>
    <w:tmpl w:val="B3C640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CE928D0"/>
    <w:multiLevelType w:val="hybridMultilevel"/>
    <w:tmpl w:val="68866BC0"/>
    <w:lvl w:ilvl="0" w:tplc="28CC72CC">
      <w:start w:val="1"/>
      <w:numFmt w:val="decimal"/>
      <w:lvlText w:val="%1-"/>
      <w:lvlJc w:val="left"/>
      <w:pPr>
        <w:ind w:left="720" w:hanging="360"/>
      </w:pPr>
      <w:rPr>
        <w:rFonts w:eastAsia="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95502F"/>
    <w:multiLevelType w:val="hybridMultilevel"/>
    <w:tmpl w:val="BAF60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B30E05"/>
    <w:multiLevelType w:val="hybridMultilevel"/>
    <w:tmpl w:val="13B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CB7658"/>
    <w:multiLevelType w:val="multilevel"/>
    <w:tmpl w:val="C5E0A4BE"/>
    <w:lvl w:ilvl="0">
      <w:start w:val="1"/>
      <w:numFmt w:val="decimal"/>
      <w:lvlText w:val="%1"/>
      <w:lvlJc w:val="left"/>
      <w:pPr>
        <w:ind w:left="842" w:hanging="720"/>
      </w:pPr>
      <w:rPr>
        <w:rFonts w:ascii="Arial" w:eastAsia="Arial" w:hAnsi="Arial" w:cs="Arial" w:hint="default"/>
        <w:b/>
        <w:bCs/>
        <w:w w:val="99"/>
        <w:sz w:val="24"/>
        <w:szCs w:val="24"/>
        <w:lang w:val="pt-PT" w:eastAsia="pt-PT" w:bidi="pt-PT"/>
      </w:rPr>
    </w:lvl>
    <w:lvl w:ilvl="1">
      <w:start w:val="1"/>
      <w:numFmt w:val="decimal"/>
      <w:lvlText w:val="%1.%2"/>
      <w:lvlJc w:val="left"/>
      <w:pPr>
        <w:ind w:left="842" w:hanging="720"/>
      </w:pPr>
      <w:rPr>
        <w:rFonts w:ascii="Arial" w:eastAsia="Arial" w:hAnsi="Arial" w:cs="Arial" w:hint="default"/>
        <w:b/>
        <w:bCs/>
        <w:w w:val="99"/>
        <w:sz w:val="24"/>
        <w:szCs w:val="24"/>
        <w:lang w:val="pt-PT" w:eastAsia="pt-PT" w:bidi="pt-PT"/>
      </w:rPr>
    </w:lvl>
    <w:lvl w:ilvl="2">
      <w:numFmt w:val="bullet"/>
      <w:lvlText w:val="●"/>
      <w:lvlJc w:val="left"/>
      <w:pPr>
        <w:ind w:left="1190" w:hanging="360"/>
      </w:pPr>
      <w:rPr>
        <w:rFonts w:ascii="Calibri" w:eastAsia="Calibri" w:hAnsi="Calibri" w:cs="Calibri" w:hint="default"/>
        <w:spacing w:val="-4"/>
        <w:w w:val="99"/>
        <w:sz w:val="24"/>
        <w:szCs w:val="24"/>
        <w:lang w:val="pt-PT" w:eastAsia="pt-PT" w:bidi="pt-PT"/>
      </w:rPr>
    </w:lvl>
    <w:lvl w:ilvl="3">
      <w:numFmt w:val="bullet"/>
      <w:lvlText w:val="•"/>
      <w:lvlJc w:val="left"/>
      <w:pPr>
        <w:ind w:left="3134" w:hanging="360"/>
      </w:pPr>
      <w:rPr>
        <w:rFonts w:hint="default"/>
        <w:lang w:val="pt-PT" w:eastAsia="pt-PT" w:bidi="pt-PT"/>
      </w:rPr>
    </w:lvl>
    <w:lvl w:ilvl="4">
      <w:numFmt w:val="bullet"/>
      <w:lvlText w:val="•"/>
      <w:lvlJc w:val="left"/>
      <w:pPr>
        <w:ind w:left="4102" w:hanging="360"/>
      </w:pPr>
      <w:rPr>
        <w:rFonts w:hint="default"/>
        <w:lang w:val="pt-PT" w:eastAsia="pt-PT" w:bidi="pt-PT"/>
      </w:rPr>
    </w:lvl>
    <w:lvl w:ilvl="5">
      <w:numFmt w:val="bullet"/>
      <w:lvlText w:val="•"/>
      <w:lvlJc w:val="left"/>
      <w:pPr>
        <w:ind w:left="5069" w:hanging="360"/>
      </w:pPr>
      <w:rPr>
        <w:rFonts w:hint="default"/>
        <w:lang w:val="pt-PT" w:eastAsia="pt-PT" w:bidi="pt-PT"/>
      </w:rPr>
    </w:lvl>
    <w:lvl w:ilvl="6">
      <w:numFmt w:val="bullet"/>
      <w:lvlText w:val="•"/>
      <w:lvlJc w:val="left"/>
      <w:pPr>
        <w:ind w:left="6036" w:hanging="360"/>
      </w:pPr>
      <w:rPr>
        <w:rFonts w:hint="default"/>
        <w:lang w:val="pt-PT" w:eastAsia="pt-PT" w:bidi="pt-PT"/>
      </w:rPr>
    </w:lvl>
    <w:lvl w:ilvl="7">
      <w:numFmt w:val="bullet"/>
      <w:lvlText w:val="•"/>
      <w:lvlJc w:val="left"/>
      <w:pPr>
        <w:ind w:left="7004" w:hanging="360"/>
      </w:pPr>
      <w:rPr>
        <w:rFonts w:hint="default"/>
        <w:lang w:val="pt-PT" w:eastAsia="pt-PT" w:bidi="pt-PT"/>
      </w:rPr>
    </w:lvl>
    <w:lvl w:ilvl="8">
      <w:numFmt w:val="bullet"/>
      <w:lvlText w:val="•"/>
      <w:lvlJc w:val="left"/>
      <w:pPr>
        <w:ind w:left="7971" w:hanging="360"/>
      </w:pPr>
      <w:rPr>
        <w:rFonts w:hint="default"/>
        <w:lang w:val="pt-PT" w:eastAsia="pt-PT" w:bidi="pt-PT"/>
      </w:rPr>
    </w:lvl>
  </w:abstractNum>
  <w:abstractNum w:abstractNumId="15" w15:restartNumberingAfterBreak="0">
    <w:nsid w:val="6C7B671C"/>
    <w:multiLevelType w:val="hybridMultilevel"/>
    <w:tmpl w:val="E0360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E654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D33F37"/>
    <w:multiLevelType w:val="hybridMultilevel"/>
    <w:tmpl w:val="E80EE330"/>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75BE44A2"/>
    <w:multiLevelType w:val="hybridMultilevel"/>
    <w:tmpl w:val="E4F2A5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782F7D45"/>
    <w:multiLevelType w:val="hybridMultilevel"/>
    <w:tmpl w:val="1EF88302"/>
    <w:lvl w:ilvl="0" w:tplc="04090009">
      <w:start w:val="1"/>
      <w:numFmt w:val="bullet"/>
      <w:lvlText w:val=""/>
      <w:lvlJc w:val="left"/>
      <w:pPr>
        <w:ind w:left="1549" w:hanging="360"/>
      </w:pPr>
      <w:rPr>
        <w:rFonts w:ascii="Wingdings" w:hAnsi="Wingdings"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0" w15:restartNumberingAfterBreak="0">
    <w:nsid w:val="7A555097"/>
    <w:multiLevelType w:val="hybridMultilevel"/>
    <w:tmpl w:val="06D09E4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1" w15:restartNumberingAfterBreak="0">
    <w:nsid w:val="7CE51ECD"/>
    <w:multiLevelType w:val="hybridMultilevel"/>
    <w:tmpl w:val="A3E04880"/>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num w:numId="1">
    <w:abstractNumId w:val="9"/>
  </w:num>
  <w:num w:numId="2">
    <w:abstractNumId w:val="17"/>
  </w:num>
  <w:num w:numId="3">
    <w:abstractNumId w:val="5"/>
  </w:num>
  <w:num w:numId="4">
    <w:abstractNumId w:val="14"/>
  </w:num>
  <w:num w:numId="5">
    <w:abstractNumId w:val="8"/>
  </w:num>
  <w:num w:numId="6">
    <w:abstractNumId w:val="18"/>
  </w:num>
  <w:num w:numId="7">
    <w:abstractNumId w:val="19"/>
  </w:num>
  <w:num w:numId="8">
    <w:abstractNumId w:val="20"/>
  </w:num>
  <w:num w:numId="9">
    <w:abstractNumId w:val="3"/>
  </w:num>
  <w:num w:numId="10">
    <w:abstractNumId w:val="4"/>
  </w:num>
  <w:num w:numId="11">
    <w:abstractNumId w:val="13"/>
  </w:num>
  <w:num w:numId="12">
    <w:abstractNumId w:val="15"/>
  </w:num>
  <w:num w:numId="13">
    <w:abstractNumId w:val="12"/>
  </w:num>
  <w:num w:numId="14">
    <w:abstractNumId w:val="6"/>
  </w:num>
  <w:num w:numId="15">
    <w:abstractNumId w:val="7"/>
  </w:num>
  <w:num w:numId="16">
    <w:abstractNumId w:val="11"/>
  </w:num>
  <w:num w:numId="17">
    <w:abstractNumId w:val="16"/>
  </w:num>
  <w:num w:numId="18">
    <w:abstractNumId w:val="21"/>
  </w:num>
  <w:num w:numId="19">
    <w:abstractNumId w:val="2"/>
  </w:num>
  <w:num w:numId="20">
    <w:abstractNumId w:val="1"/>
  </w:num>
  <w:num w:numId="21">
    <w:abstractNumId w:val="0"/>
  </w:num>
  <w:num w:numId="22">
    <w:abstractNumId w:val="1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ONARDO LIRA">
    <w15:presenceInfo w15:providerId="AD" w15:userId="S::leonardo.lira@fatec.sp.gov.br::99d91c64-c47c-4d42-b432-dbd769c48c01"/>
  </w15:person>
  <w15:person w15:author="Administrador">
    <w15:presenceInfo w15:providerId="None" w15:userId="Administrad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31"/>
    <w:rsid w:val="00001113"/>
    <w:rsid w:val="0000153F"/>
    <w:rsid w:val="0000392F"/>
    <w:rsid w:val="0000579C"/>
    <w:rsid w:val="00006A9C"/>
    <w:rsid w:val="00011897"/>
    <w:rsid w:val="00013B50"/>
    <w:rsid w:val="00013EF5"/>
    <w:rsid w:val="00014E9B"/>
    <w:rsid w:val="00015112"/>
    <w:rsid w:val="000154C7"/>
    <w:rsid w:val="000202F2"/>
    <w:rsid w:val="000205D5"/>
    <w:rsid w:val="00020C3C"/>
    <w:rsid w:val="0002104C"/>
    <w:rsid w:val="000214CE"/>
    <w:rsid w:val="0002213B"/>
    <w:rsid w:val="00023606"/>
    <w:rsid w:val="00024EE7"/>
    <w:rsid w:val="00025AE6"/>
    <w:rsid w:val="0002639F"/>
    <w:rsid w:val="000263AB"/>
    <w:rsid w:val="000300D9"/>
    <w:rsid w:val="000327C1"/>
    <w:rsid w:val="0003366C"/>
    <w:rsid w:val="00034D64"/>
    <w:rsid w:val="00035AF5"/>
    <w:rsid w:val="00035FAE"/>
    <w:rsid w:val="000360F1"/>
    <w:rsid w:val="00037015"/>
    <w:rsid w:val="000429AF"/>
    <w:rsid w:val="00042B1A"/>
    <w:rsid w:val="00042DC6"/>
    <w:rsid w:val="000435F8"/>
    <w:rsid w:val="000453FE"/>
    <w:rsid w:val="000463E2"/>
    <w:rsid w:val="00046652"/>
    <w:rsid w:val="00046F6C"/>
    <w:rsid w:val="0004732C"/>
    <w:rsid w:val="000474BF"/>
    <w:rsid w:val="0005162F"/>
    <w:rsid w:val="000529A7"/>
    <w:rsid w:val="00053D70"/>
    <w:rsid w:val="0005740B"/>
    <w:rsid w:val="00057DAC"/>
    <w:rsid w:val="00062217"/>
    <w:rsid w:val="00064287"/>
    <w:rsid w:val="000671FB"/>
    <w:rsid w:val="00067C41"/>
    <w:rsid w:val="000729A9"/>
    <w:rsid w:val="0007305E"/>
    <w:rsid w:val="00074181"/>
    <w:rsid w:val="00074A73"/>
    <w:rsid w:val="00075AE9"/>
    <w:rsid w:val="00080DEA"/>
    <w:rsid w:val="00080F74"/>
    <w:rsid w:val="0008315D"/>
    <w:rsid w:val="00086AFE"/>
    <w:rsid w:val="00087E42"/>
    <w:rsid w:val="00090278"/>
    <w:rsid w:val="000918E7"/>
    <w:rsid w:val="00095987"/>
    <w:rsid w:val="0009725D"/>
    <w:rsid w:val="00097E6E"/>
    <w:rsid w:val="000A3414"/>
    <w:rsid w:val="000A6B76"/>
    <w:rsid w:val="000A792D"/>
    <w:rsid w:val="000B3469"/>
    <w:rsid w:val="000B41B5"/>
    <w:rsid w:val="000C1E02"/>
    <w:rsid w:val="000C3517"/>
    <w:rsid w:val="000C3577"/>
    <w:rsid w:val="000C59FC"/>
    <w:rsid w:val="000D0215"/>
    <w:rsid w:val="000D16CF"/>
    <w:rsid w:val="000D1C7D"/>
    <w:rsid w:val="000D3427"/>
    <w:rsid w:val="000D4947"/>
    <w:rsid w:val="000D51FF"/>
    <w:rsid w:val="000D6095"/>
    <w:rsid w:val="000D609A"/>
    <w:rsid w:val="000D759E"/>
    <w:rsid w:val="000D7BD2"/>
    <w:rsid w:val="000D7FB0"/>
    <w:rsid w:val="000E25AF"/>
    <w:rsid w:val="000E3435"/>
    <w:rsid w:val="000E4250"/>
    <w:rsid w:val="000E6391"/>
    <w:rsid w:val="000E65FE"/>
    <w:rsid w:val="000E6A09"/>
    <w:rsid w:val="000F4E68"/>
    <w:rsid w:val="000F5A99"/>
    <w:rsid w:val="001027A3"/>
    <w:rsid w:val="001035BF"/>
    <w:rsid w:val="00103CA3"/>
    <w:rsid w:val="00103E75"/>
    <w:rsid w:val="00105141"/>
    <w:rsid w:val="0010604B"/>
    <w:rsid w:val="001075DB"/>
    <w:rsid w:val="001106B2"/>
    <w:rsid w:val="0011143A"/>
    <w:rsid w:val="0011500C"/>
    <w:rsid w:val="0011506E"/>
    <w:rsid w:val="00116C71"/>
    <w:rsid w:val="001202A8"/>
    <w:rsid w:val="00124026"/>
    <w:rsid w:val="00125186"/>
    <w:rsid w:val="0012524A"/>
    <w:rsid w:val="00125B30"/>
    <w:rsid w:val="001263AA"/>
    <w:rsid w:val="00131261"/>
    <w:rsid w:val="00134B48"/>
    <w:rsid w:val="00135708"/>
    <w:rsid w:val="00136591"/>
    <w:rsid w:val="001375EB"/>
    <w:rsid w:val="00137C9B"/>
    <w:rsid w:val="00141BBC"/>
    <w:rsid w:val="001431F9"/>
    <w:rsid w:val="00143A0D"/>
    <w:rsid w:val="00147EFB"/>
    <w:rsid w:val="001506B0"/>
    <w:rsid w:val="00150850"/>
    <w:rsid w:val="00151C3E"/>
    <w:rsid w:val="001522FB"/>
    <w:rsid w:val="0015304E"/>
    <w:rsid w:val="001540CD"/>
    <w:rsid w:val="001545EF"/>
    <w:rsid w:val="0015491C"/>
    <w:rsid w:val="00154B10"/>
    <w:rsid w:val="00156FA6"/>
    <w:rsid w:val="00161B32"/>
    <w:rsid w:val="001631E1"/>
    <w:rsid w:val="00163504"/>
    <w:rsid w:val="00164272"/>
    <w:rsid w:val="001656E5"/>
    <w:rsid w:val="00166359"/>
    <w:rsid w:val="00166558"/>
    <w:rsid w:val="001701E3"/>
    <w:rsid w:val="001721DD"/>
    <w:rsid w:val="0017234E"/>
    <w:rsid w:val="00174FEF"/>
    <w:rsid w:val="00176191"/>
    <w:rsid w:val="001777DB"/>
    <w:rsid w:val="00180F44"/>
    <w:rsid w:val="00180F8D"/>
    <w:rsid w:val="00181A60"/>
    <w:rsid w:val="0018510A"/>
    <w:rsid w:val="00185634"/>
    <w:rsid w:val="0018673A"/>
    <w:rsid w:val="00186A55"/>
    <w:rsid w:val="001936E5"/>
    <w:rsid w:val="001949DD"/>
    <w:rsid w:val="0019514E"/>
    <w:rsid w:val="00195C73"/>
    <w:rsid w:val="001A0AD6"/>
    <w:rsid w:val="001A1AEA"/>
    <w:rsid w:val="001A4027"/>
    <w:rsid w:val="001B0B5C"/>
    <w:rsid w:val="001B1AAF"/>
    <w:rsid w:val="001B1E53"/>
    <w:rsid w:val="001B2BEA"/>
    <w:rsid w:val="001B3DA6"/>
    <w:rsid w:val="001B3E80"/>
    <w:rsid w:val="001B5428"/>
    <w:rsid w:val="001B68B5"/>
    <w:rsid w:val="001B6C4D"/>
    <w:rsid w:val="001B761C"/>
    <w:rsid w:val="001B763F"/>
    <w:rsid w:val="001C0200"/>
    <w:rsid w:val="001C1F42"/>
    <w:rsid w:val="001C4F68"/>
    <w:rsid w:val="001C7226"/>
    <w:rsid w:val="001C78EC"/>
    <w:rsid w:val="001C7FA3"/>
    <w:rsid w:val="001D081B"/>
    <w:rsid w:val="001D0A02"/>
    <w:rsid w:val="001D0BC2"/>
    <w:rsid w:val="001D20CA"/>
    <w:rsid w:val="001D211E"/>
    <w:rsid w:val="001D21B4"/>
    <w:rsid w:val="001D4722"/>
    <w:rsid w:val="001D4BEB"/>
    <w:rsid w:val="001D6589"/>
    <w:rsid w:val="001E0F16"/>
    <w:rsid w:val="001E2A4C"/>
    <w:rsid w:val="001E2B24"/>
    <w:rsid w:val="001E2DEE"/>
    <w:rsid w:val="001E31D4"/>
    <w:rsid w:val="001E3E83"/>
    <w:rsid w:val="001E4324"/>
    <w:rsid w:val="001E620A"/>
    <w:rsid w:val="001E63BB"/>
    <w:rsid w:val="001E7139"/>
    <w:rsid w:val="001F0F30"/>
    <w:rsid w:val="001F16D0"/>
    <w:rsid w:val="001F2BA9"/>
    <w:rsid w:val="001F448B"/>
    <w:rsid w:val="001F5C03"/>
    <w:rsid w:val="00200827"/>
    <w:rsid w:val="00200FFF"/>
    <w:rsid w:val="00201234"/>
    <w:rsid w:val="0020140F"/>
    <w:rsid w:val="0020182D"/>
    <w:rsid w:val="0020200F"/>
    <w:rsid w:val="002030DF"/>
    <w:rsid w:val="0020311A"/>
    <w:rsid w:val="00204D5D"/>
    <w:rsid w:val="002062DC"/>
    <w:rsid w:val="002069D9"/>
    <w:rsid w:val="00206CEC"/>
    <w:rsid w:val="002101C5"/>
    <w:rsid w:val="00211046"/>
    <w:rsid w:val="00213086"/>
    <w:rsid w:val="002142CF"/>
    <w:rsid w:val="002143EF"/>
    <w:rsid w:val="00215756"/>
    <w:rsid w:val="00215C98"/>
    <w:rsid w:val="002168CC"/>
    <w:rsid w:val="002178A6"/>
    <w:rsid w:val="00217FAE"/>
    <w:rsid w:val="00223833"/>
    <w:rsid w:val="00223955"/>
    <w:rsid w:val="00224113"/>
    <w:rsid w:val="002265D6"/>
    <w:rsid w:val="0022687A"/>
    <w:rsid w:val="0023003C"/>
    <w:rsid w:val="00232E55"/>
    <w:rsid w:val="00234EF4"/>
    <w:rsid w:val="002353AF"/>
    <w:rsid w:val="002374C3"/>
    <w:rsid w:val="002422CD"/>
    <w:rsid w:val="002422FB"/>
    <w:rsid w:val="002429D4"/>
    <w:rsid w:val="00244004"/>
    <w:rsid w:val="0024415F"/>
    <w:rsid w:val="00245469"/>
    <w:rsid w:val="002474DA"/>
    <w:rsid w:val="00247741"/>
    <w:rsid w:val="00250250"/>
    <w:rsid w:val="00250966"/>
    <w:rsid w:val="00250CD5"/>
    <w:rsid w:val="00252123"/>
    <w:rsid w:val="0025296F"/>
    <w:rsid w:val="002539B6"/>
    <w:rsid w:val="00254830"/>
    <w:rsid w:val="00254947"/>
    <w:rsid w:val="0025554B"/>
    <w:rsid w:val="00255608"/>
    <w:rsid w:val="00256E26"/>
    <w:rsid w:val="00260CC9"/>
    <w:rsid w:val="0026183B"/>
    <w:rsid w:val="0026684A"/>
    <w:rsid w:val="002706E1"/>
    <w:rsid w:val="002723E9"/>
    <w:rsid w:val="00272C1F"/>
    <w:rsid w:val="00275497"/>
    <w:rsid w:val="0028295F"/>
    <w:rsid w:val="002853FA"/>
    <w:rsid w:val="00285B04"/>
    <w:rsid w:val="00285D9C"/>
    <w:rsid w:val="00287D33"/>
    <w:rsid w:val="0029063A"/>
    <w:rsid w:val="002916DA"/>
    <w:rsid w:val="002920CA"/>
    <w:rsid w:val="002932B8"/>
    <w:rsid w:val="00293309"/>
    <w:rsid w:val="002934BC"/>
    <w:rsid w:val="00293ACA"/>
    <w:rsid w:val="00295527"/>
    <w:rsid w:val="00296959"/>
    <w:rsid w:val="002971BD"/>
    <w:rsid w:val="002A06A0"/>
    <w:rsid w:val="002A1125"/>
    <w:rsid w:val="002A438F"/>
    <w:rsid w:val="002A47FB"/>
    <w:rsid w:val="002A6748"/>
    <w:rsid w:val="002A6753"/>
    <w:rsid w:val="002A7391"/>
    <w:rsid w:val="002A7C24"/>
    <w:rsid w:val="002B1CBF"/>
    <w:rsid w:val="002B2640"/>
    <w:rsid w:val="002B2A00"/>
    <w:rsid w:val="002B2CB4"/>
    <w:rsid w:val="002B3D7F"/>
    <w:rsid w:val="002B74BF"/>
    <w:rsid w:val="002B7694"/>
    <w:rsid w:val="002B7EA7"/>
    <w:rsid w:val="002B7F5D"/>
    <w:rsid w:val="002C122B"/>
    <w:rsid w:val="002C28BD"/>
    <w:rsid w:val="002C3F6A"/>
    <w:rsid w:val="002C4110"/>
    <w:rsid w:val="002C52F3"/>
    <w:rsid w:val="002C7882"/>
    <w:rsid w:val="002C7D4E"/>
    <w:rsid w:val="002D0293"/>
    <w:rsid w:val="002D0594"/>
    <w:rsid w:val="002D1D74"/>
    <w:rsid w:val="002D2154"/>
    <w:rsid w:val="002D3A7F"/>
    <w:rsid w:val="002D571E"/>
    <w:rsid w:val="002D63CF"/>
    <w:rsid w:val="002D6BC0"/>
    <w:rsid w:val="002E4312"/>
    <w:rsid w:val="002E7712"/>
    <w:rsid w:val="002F138D"/>
    <w:rsid w:val="002F1C27"/>
    <w:rsid w:val="002F2179"/>
    <w:rsid w:val="002F2928"/>
    <w:rsid w:val="002F41D6"/>
    <w:rsid w:val="0030013C"/>
    <w:rsid w:val="00306738"/>
    <w:rsid w:val="003102BE"/>
    <w:rsid w:val="003108DB"/>
    <w:rsid w:val="00310FAC"/>
    <w:rsid w:val="00311048"/>
    <w:rsid w:val="00311201"/>
    <w:rsid w:val="00311D19"/>
    <w:rsid w:val="00311FE7"/>
    <w:rsid w:val="00312C7D"/>
    <w:rsid w:val="003146EE"/>
    <w:rsid w:val="00314B0E"/>
    <w:rsid w:val="00315724"/>
    <w:rsid w:val="003163FC"/>
    <w:rsid w:val="00320128"/>
    <w:rsid w:val="00320350"/>
    <w:rsid w:val="003229CA"/>
    <w:rsid w:val="00323298"/>
    <w:rsid w:val="00327041"/>
    <w:rsid w:val="0033035D"/>
    <w:rsid w:val="0033078D"/>
    <w:rsid w:val="003308FF"/>
    <w:rsid w:val="00331471"/>
    <w:rsid w:val="00332026"/>
    <w:rsid w:val="003326B9"/>
    <w:rsid w:val="0033358F"/>
    <w:rsid w:val="00333D2C"/>
    <w:rsid w:val="003341E7"/>
    <w:rsid w:val="00335C92"/>
    <w:rsid w:val="003363AA"/>
    <w:rsid w:val="00336B34"/>
    <w:rsid w:val="00337805"/>
    <w:rsid w:val="00341CE3"/>
    <w:rsid w:val="00342E2E"/>
    <w:rsid w:val="00344883"/>
    <w:rsid w:val="00345ACE"/>
    <w:rsid w:val="003460FC"/>
    <w:rsid w:val="00346723"/>
    <w:rsid w:val="00346764"/>
    <w:rsid w:val="00346A6F"/>
    <w:rsid w:val="0034706F"/>
    <w:rsid w:val="00347F1D"/>
    <w:rsid w:val="0035061F"/>
    <w:rsid w:val="0035075A"/>
    <w:rsid w:val="00350B9F"/>
    <w:rsid w:val="00351498"/>
    <w:rsid w:val="00352366"/>
    <w:rsid w:val="00352659"/>
    <w:rsid w:val="00352743"/>
    <w:rsid w:val="00353FDA"/>
    <w:rsid w:val="003558C1"/>
    <w:rsid w:val="00360CF3"/>
    <w:rsid w:val="0036114A"/>
    <w:rsid w:val="00363979"/>
    <w:rsid w:val="00364BA7"/>
    <w:rsid w:val="00365FA7"/>
    <w:rsid w:val="00366A86"/>
    <w:rsid w:val="00366D5D"/>
    <w:rsid w:val="003675C2"/>
    <w:rsid w:val="003679AA"/>
    <w:rsid w:val="003705BF"/>
    <w:rsid w:val="003722CA"/>
    <w:rsid w:val="00372461"/>
    <w:rsid w:val="00372826"/>
    <w:rsid w:val="003737A9"/>
    <w:rsid w:val="00376320"/>
    <w:rsid w:val="00376765"/>
    <w:rsid w:val="00377142"/>
    <w:rsid w:val="0038027F"/>
    <w:rsid w:val="003807F5"/>
    <w:rsid w:val="003820AE"/>
    <w:rsid w:val="00386B6F"/>
    <w:rsid w:val="00387C44"/>
    <w:rsid w:val="00391E08"/>
    <w:rsid w:val="0039310C"/>
    <w:rsid w:val="00393EF7"/>
    <w:rsid w:val="00394591"/>
    <w:rsid w:val="00394C7C"/>
    <w:rsid w:val="00394F63"/>
    <w:rsid w:val="003951AE"/>
    <w:rsid w:val="003A1029"/>
    <w:rsid w:val="003A1DB5"/>
    <w:rsid w:val="003A2EF7"/>
    <w:rsid w:val="003A4EE1"/>
    <w:rsid w:val="003A4EFC"/>
    <w:rsid w:val="003A5114"/>
    <w:rsid w:val="003A57B9"/>
    <w:rsid w:val="003A5B1C"/>
    <w:rsid w:val="003A6458"/>
    <w:rsid w:val="003A7DBC"/>
    <w:rsid w:val="003B1958"/>
    <w:rsid w:val="003B215C"/>
    <w:rsid w:val="003B2EF7"/>
    <w:rsid w:val="003B6745"/>
    <w:rsid w:val="003B71F2"/>
    <w:rsid w:val="003B793F"/>
    <w:rsid w:val="003C1261"/>
    <w:rsid w:val="003C12FE"/>
    <w:rsid w:val="003C6F7D"/>
    <w:rsid w:val="003D051F"/>
    <w:rsid w:val="003D36A3"/>
    <w:rsid w:val="003D53FE"/>
    <w:rsid w:val="003D7204"/>
    <w:rsid w:val="003D7A9A"/>
    <w:rsid w:val="003E17F5"/>
    <w:rsid w:val="003E484E"/>
    <w:rsid w:val="003E4C2B"/>
    <w:rsid w:val="003E5168"/>
    <w:rsid w:val="003E7091"/>
    <w:rsid w:val="003F04ED"/>
    <w:rsid w:val="003F1C47"/>
    <w:rsid w:val="003F1CB1"/>
    <w:rsid w:val="003F2BAE"/>
    <w:rsid w:val="004008F2"/>
    <w:rsid w:val="00401DB6"/>
    <w:rsid w:val="00404506"/>
    <w:rsid w:val="00404C38"/>
    <w:rsid w:val="004051B6"/>
    <w:rsid w:val="00407CD1"/>
    <w:rsid w:val="00407FDC"/>
    <w:rsid w:val="00413F16"/>
    <w:rsid w:val="0041526C"/>
    <w:rsid w:val="00417FC6"/>
    <w:rsid w:val="00417FF8"/>
    <w:rsid w:val="004326C8"/>
    <w:rsid w:val="0043604C"/>
    <w:rsid w:val="004409EE"/>
    <w:rsid w:val="00440B0F"/>
    <w:rsid w:val="0044117E"/>
    <w:rsid w:val="00441520"/>
    <w:rsid w:val="0044464F"/>
    <w:rsid w:val="004518F0"/>
    <w:rsid w:val="00451BCC"/>
    <w:rsid w:val="00451BFB"/>
    <w:rsid w:val="00452014"/>
    <w:rsid w:val="0045545A"/>
    <w:rsid w:val="00455644"/>
    <w:rsid w:val="00456560"/>
    <w:rsid w:val="00457415"/>
    <w:rsid w:val="00460EAD"/>
    <w:rsid w:val="00462133"/>
    <w:rsid w:val="00462EE1"/>
    <w:rsid w:val="0046355A"/>
    <w:rsid w:val="00463907"/>
    <w:rsid w:val="00463E10"/>
    <w:rsid w:val="004668BC"/>
    <w:rsid w:val="00466EA9"/>
    <w:rsid w:val="0047327D"/>
    <w:rsid w:val="00475B83"/>
    <w:rsid w:val="004803EF"/>
    <w:rsid w:val="00482F23"/>
    <w:rsid w:val="00484FA6"/>
    <w:rsid w:val="00485C1E"/>
    <w:rsid w:val="00486807"/>
    <w:rsid w:val="00490802"/>
    <w:rsid w:val="00491653"/>
    <w:rsid w:val="00491FEC"/>
    <w:rsid w:val="00493DD5"/>
    <w:rsid w:val="004948A1"/>
    <w:rsid w:val="004955AF"/>
    <w:rsid w:val="004A3689"/>
    <w:rsid w:val="004A6B3D"/>
    <w:rsid w:val="004A7BFF"/>
    <w:rsid w:val="004B4F8F"/>
    <w:rsid w:val="004B616B"/>
    <w:rsid w:val="004C0424"/>
    <w:rsid w:val="004C1492"/>
    <w:rsid w:val="004C2542"/>
    <w:rsid w:val="004C2650"/>
    <w:rsid w:val="004C26B8"/>
    <w:rsid w:val="004C364E"/>
    <w:rsid w:val="004C37D0"/>
    <w:rsid w:val="004C37DA"/>
    <w:rsid w:val="004C3DA7"/>
    <w:rsid w:val="004C53E7"/>
    <w:rsid w:val="004D19BE"/>
    <w:rsid w:val="004D541D"/>
    <w:rsid w:val="004E1A78"/>
    <w:rsid w:val="004E333D"/>
    <w:rsid w:val="004E4D56"/>
    <w:rsid w:val="004F1E9C"/>
    <w:rsid w:val="004F2ECB"/>
    <w:rsid w:val="004F6F69"/>
    <w:rsid w:val="004F79F7"/>
    <w:rsid w:val="00500ECD"/>
    <w:rsid w:val="00502D86"/>
    <w:rsid w:val="00502E86"/>
    <w:rsid w:val="00503FC6"/>
    <w:rsid w:val="0050459F"/>
    <w:rsid w:val="005068CB"/>
    <w:rsid w:val="0050723C"/>
    <w:rsid w:val="00507F0E"/>
    <w:rsid w:val="0051153E"/>
    <w:rsid w:val="00512E81"/>
    <w:rsid w:val="0051541B"/>
    <w:rsid w:val="005248C4"/>
    <w:rsid w:val="005251D5"/>
    <w:rsid w:val="00527607"/>
    <w:rsid w:val="00527EC4"/>
    <w:rsid w:val="005302A1"/>
    <w:rsid w:val="0053078E"/>
    <w:rsid w:val="00533BD6"/>
    <w:rsid w:val="00535F56"/>
    <w:rsid w:val="00540E28"/>
    <w:rsid w:val="00541AC5"/>
    <w:rsid w:val="00541F11"/>
    <w:rsid w:val="00542178"/>
    <w:rsid w:val="0054223B"/>
    <w:rsid w:val="00543DE9"/>
    <w:rsid w:val="0054671F"/>
    <w:rsid w:val="00547534"/>
    <w:rsid w:val="00547B40"/>
    <w:rsid w:val="00551858"/>
    <w:rsid w:val="00552994"/>
    <w:rsid w:val="00552A72"/>
    <w:rsid w:val="0055383C"/>
    <w:rsid w:val="0055583C"/>
    <w:rsid w:val="00556DA6"/>
    <w:rsid w:val="005579D6"/>
    <w:rsid w:val="00560DCB"/>
    <w:rsid w:val="00560EF8"/>
    <w:rsid w:val="00561A99"/>
    <w:rsid w:val="00562A2B"/>
    <w:rsid w:val="00563C3B"/>
    <w:rsid w:val="00565E15"/>
    <w:rsid w:val="00566E3B"/>
    <w:rsid w:val="00571F41"/>
    <w:rsid w:val="0057236D"/>
    <w:rsid w:val="00575362"/>
    <w:rsid w:val="00580D1C"/>
    <w:rsid w:val="00581D57"/>
    <w:rsid w:val="005834C6"/>
    <w:rsid w:val="00583C27"/>
    <w:rsid w:val="00587838"/>
    <w:rsid w:val="00591DA7"/>
    <w:rsid w:val="005933C9"/>
    <w:rsid w:val="0059419F"/>
    <w:rsid w:val="005956F9"/>
    <w:rsid w:val="00595C68"/>
    <w:rsid w:val="00596021"/>
    <w:rsid w:val="00596894"/>
    <w:rsid w:val="005970E6"/>
    <w:rsid w:val="005977DD"/>
    <w:rsid w:val="005A0C53"/>
    <w:rsid w:val="005A478F"/>
    <w:rsid w:val="005A6C6C"/>
    <w:rsid w:val="005A737F"/>
    <w:rsid w:val="005B187B"/>
    <w:rsid w:val="005B26E3"/>
    <w:rsid w:val="005B36CA"/>
    <w:rsid w:val="005B3AAD"/>
    <w:rsid w:val="005B41DB"/>
    <w:rsid w:val="005B48B2"/>
    <w:rsid w:val="005B4FD6"/>
    <w:rsid w:val="005B6BCB"/>
    <w:rsid w:val="005B6D31"/>
    <w:rsid w:val="005B6F0C"/>
    <w:rsid w:val="005C1E3D"/>
    <w:rsid w:val="005C4C58"/>
    <w:rsid w:val="005C563E"/>
    <w:rsid w:val="005C58E5"/>
    <w:rsid w:val="005D1F87"/>
    <w:rsid w:val="005D4158"/>
    <w:rsid w:val="005D452E"/>
    <w:rsid w:val="005D4DFA"/>
    <w:rsid w:val="005D53FC"/>
    <w:rsid w:val="005D5405"/>
    <w:rsid w:val="005D5B59"/>
    <w:rsid w:val="005D67FF"/>
    <w:rsid w:val="005E134B"/>
    <w:rsid w:val="005E2D6D"/>
    <w:rsid w:val="005E3540"/>
    <w:rsid w:val="005E4CD2"/>
    <w:rsid w:val="005E644B"/>
    <w:rsid w:val="005E7F54"/>
    <w:rsid w:val="005F1233"/>
    <w:rsid w:val="005F1958"/>
    <w:rsid w:val="005F1BE7"/>
    <w:rsid w:val="005F20EA"/>
    <w:rsid w:val="005F34AA"/>
    <w:rsid w:val="005F54DB"/>
    <w:rsid w:val="005F5F22"/>
    <w:rsid w:val="005F60B2"/>
    <w:rsid w:val="005F6465"/>
    <w:rsid w:val="005F6CDA"/>
    <w:rsid w:val="005F787A"/>
    <w:rsid w:val="005F7DD0"/>
    <w:rsid w:val="00600562"/>
    <w:rsid w:val="006008C3"/>
    <w:rsid w:val="006022DE"/>
    <w:rsid w:val="00602642"/>
    <w:rsid w:val="00603001"/>
    <w:rsid w:val="0060309C"/>
    <w:rsid w:val="00605429"/>
    <w:rsid w:val="0060637A"/>
    <w:rsid w:val="00606419"/>
    <w:rsid w:val="006068D9"/>
    <w:rsid w:val="006107AF"/>
    <w:rsid w:val="006128E9"/>
    <w:rsid w:val="00613116"/>
    <w:rsid w:val="00623F58"/>
    <w:rsid w:val="006269F3"/>
    <w:rsid w:val="006302A9"/>
    <w:rsid w:val="0063047D"/>
    <w:rsid w:val="0063062C"/>
    <w:rsid w:val="006329E7"/>
    <w:rsid w:val="00634A56"/>
    <w:rsid w:val="00643D80"/>
    <w:rsid w:val="006479F9"/>
    <w:rsid w:val="006518D0"/>
    <w:rsid w:val="0065196A"/>
    <w:rsid w:val="00651E89"/>
    <w:rsid w:val="00653345"/>
    <w:rsid w:val="006552F2"/>
    <w:rsid w:val="0065599D"/>
    <w:rsid w:val="00655D40"/>
    <w:rsid w:val="00664149"/>
    <w:rsid w:val="00664549"/>
    <w:rsid w:val="0066676D"/>
    <w:rsid w:val="00670CE2"/>
    <w:rsid w:val="006715FB"/>
    <w:rsid w:val="00673F80"/>
    <w:rsid w:val="00675C5E"/>
    <w:rsid w:val="0067602E"/>
    <w:rsid w:val="00676573"/>
    <w:rsid w:val="00677056"/>
    <w:rsid w:val="00680785"/>
    <w:rsid w:val="0068096F"/>
    <w:rsid w:val="00680E88"/>
    <w:rsid w:val="006811F5"/>
    <w:rsid w:val="00682643"/>
    <w:rsid w:val="00684D8A"/>
    <w:rsid w:val="00687824"/>
    <w:rsid w:val="00687CB9"/>
    <w:rsid w:val="0069048A"/>
    <w:rsid w:val="00690C7E"/>
    <w:rsid w:val="00691665"/>
    <w:rsid w:val="00694239"/>
    <w:rsid w:val="00696F02"/>
    <w:rsid w:val="006974D1"/>
    <w:rsid w:val="006A00DD"/>
    <w:rsid w:val="006A0C30"/>
    <w:rsid w:val="006A1B5B"/>
    <w:rsid w:val="006A2E55"/>
    <w:rsid w:val="006A3CB3"/>
    <w:rsid w:val="006A525E"/>
    <w:rsid w:val="006A5278"/>
    <w:rsid w:val="006A5B01"/>
    <w:rsid w:val="006A60DA"/>
    <w:rsid w:val="006A725C"/>
    <w:rsid w:val="006A77AD"/>
    <w:rsid w:val="006A79DF"/>
    <w:rsid w:val="006B1DEF"/>
    <w:rsid w:val="006B24C8"/>
    <w:rsid w:val="006B437D"/>
    <w:rsid w:val="006B5408"/>
    <w:rsid w:val="006B5A65"/>
    <w:rsid w:val="006B5FA3"/>
    <w:rsid w:val="006B6A0D"/>
    <w:rsid w:val="006B6E0B"/>
    <w:rsid w:val="006B790C"/>
    <w:rsid w:val="006C01EF"/>
    <w:rsid w:val="006C1381"/>
    <w:rsid w:val="006C159E"/>
    <w:rsid w:val="006C42C3"/>
    <w:rsid w:val="006C4D74"/>
    <w:rsid w:val="006C5E9A"/>
    <w:rsid w:val="006C775A"/>
    <w:rsid w:val="006C7D33"/>
    <w:rsid w:val="006C7ECB"/>
    <w:rsid w:val="006D0438"/>
    <w:rsid w:val="006D0530"/>
    <w:rsid w:val="006D15FF"/>
    <w:rsid w:val="006D1CFF"/>
    <w:rsid w:val="006D2FFB"/>
    <w:rsid w:val="006D31B8"/>
    <w:rsid w:val="006D5C67"/>
    <w:rsid w:val="006E08E1"/>
    <w:rsid w:val="006E48E6"/>
    <w:rsid w:val="006E66B9"/>
    <w:rsid w:val="006E78B3"/>
    <w:rsid w:val="006F0791"/>
    <w:rsid w:val="006F1152"/>
    <w:rsid w:val="006F1E75"/>
    <w:rsid w:val="006F37E5"/>
    <w:rsid w:val="006F43D1"/>
    <w:rsid w:val="006F4AB7"/>
    <w:rsid w:val="006F5CCB"/>
    <w:rsid w:val="007002BB"/>
    <w:rsid w:val="00700C82"/>
    <w:rsid w:val="00703899"/>
    <w:rsid w:val="00703B07"/>
    <w:rsid w:val="00704469"/>
    <w:rsid w:val="00711398"/>
    <w:rsid w:val="00712CC7"/>
    <w:rsid w:val="00713536"/>
    <w:rsid w:val="0071354C"/>
    <w:rsid w:val="00713784"/>
    <w:rsid w:val="00713BDB"/>
    <w:rsid w:val="00714D1E"/>
    <w:rsid w:val="007155B0"/>
    <w:rsid w:val="00715A74"/>
    <w:rsid w:val="00721012"/>
    <w:rsid w:val="00723104"/>
    <w:rsid w:val="0072526C"/>
    <w:rsid w:val="00725BAD"/>
    <w:rsid w:val="00725D5F"/>
    <w:rsid w:val="00726465"/>
    <w:rsid w:val="00726CE7"/>
    <w:rsid w:val="00727016"/>
    <w:rsid w:val="007336D0"/>
    <w:rsid w:val="00741B96"/>
    <w:rsid w:val="0074372D"/>
    <w:rsid w:val="0074377D"/>
    <w:rsid w:val="00743AFF"/>
    <w:rsid w:val="00743EDB"/>
    <w:rsid w:val="0074491F"/>
    <w:rsid w:val="00744A12"/>
    <w:rsid w:val="00746B0E"/>
    <w:rsid w:val="00747BE1"/>
    <w:rsid w:val="0075546D"/>
    <w:rsid w:val="00755EE9"/>
    <w:rsid w:val="00757AE6"/>
    <w:rsid w:val="0076094D"/>
    <w:rsid w:val="00761EB5"/>
    <w:rsid w:val="00761F39"/>
    <w:rsid w:val="0076242E"/>
    <w:rsid w:val="0076300C"/>
    <w:rsid w:val="007722D4"/>
    <w:rsid w:val="007728F9"/>
    <w:rsid w:val="00772B77"/>
    <w:rsid w:val="007741F0"/>
    <w:rsid w:val="0077420B"/>
    <w:rsid w:val="007742B2"/>
    <w:rsid w:val="00777276"/>
    <w:rsid w:val="00781762"/>
    <w:rsid w:val="0078289A"/>
    <w:rsid w:val="00782DE3"/>
    <w:rsid w:val="00783093"/>
    <w:rsid w:val="00783150"/>
    <w:rsid w:val="00783679"/>
    <w:rsid w:val="007846F5"/>
    <w:rsid w:val="00787EBC"/>
    <w:rsid w:val="00790371"/>
    <w:rsid w:val="00790571"/>
    <w:rsid w:val="0079422D"/>
    <w:rsid w:val="007949AD"/>
    <w:rsid w:val="00794DBA"/>
    <w:rsid w:val="00794E2C"/>
    <w:rsid w:val="007979D7"/>
    <w:rsid w:val="007A081B"/>
    <w:rsid w:val="007A093C"/>
    <w:rsid w:val="007A1426"/>
    <w:rsid w:val="007A31B3"/>
    <w:rsid w:val="007A49CC"/>
    <w:rsid w:val="007A4AF2"/>
    <w:rsid w:val="007A5777"/>
    <w:rsid w:val="007B477B"/>
    <w:rsid w:val="007B4B64"/>
    <w:rsid w:val="007B702E"/>
    <w:rsid w:val="007B7511"/>
    <w:rsid w:val="007C140D"/>
    <w:rsid w:val="007C14A9"/>
    <w:rsid w:val="007C2010"/>
    <w:rsid w:val="007C3C11"/>
    <w:rsid w:val="007C3D4B"/>
    <w:rsid w:val="007C408E"/>
    <w:rsid w:val="007C5B6D"/>
    <w:rsid w:val="007C7118"/>
    <w:rsid w:val="007C7E39"/>
    <w:rsid w:val="007D1899"/>
    <w:rsid w:val="007D1CC7"/>
    <w:rsid w:val="007D2C1C"/>
    <w:rsid w:val="007D4535"/>
    <w:rsid w:val="007D4587"/>
    <w:rsid w:val="007D7DA0"/>
    <w:rsid w:val="007E0A4D"/>
    <w:rsid w:val="007E1763"/>
    <w:rsid w:val="007E21A0"/>
    <w:rsid w:val="007E3453"/>
    <w:rsid w:val="007E4D01"/>
    <w:rsid w:val="007E4DF1"/>
    <w:rsid w:val="007E53CA"/>
    <w:rsid w:val="007F26AF"/>
    <w:rsid w:val="007F3456"/>
    <w:rsid w:val="007F6360"/>
    <w:rsid w:val="007F74B2"/>
    <w:rsid w:val="007F7E26"/>
    <w:rsid w:val="007F7F46"/>
    <w:rsid w:val="00800641"/>
    <w:rsid w:val="008017D1"/>
    <w:rsid w:val="00801C20"/>
    <w:rsid w:val="008021B0"/>
    <w:rsid w:val="00802592"/>
    <w:rsid w:val="00802806"/>
    <w:rsid w:val="00802FFB"/>
    <w:rsid w:val="008064BE"/>
    <w:rsid w:val="00806A76"/>
    <w:rsid w:val="00810E9D"/>
    <w:rsid w:val="008112AF"/>
    <w:rsid w:val="00815ED9"/>
    <w:rsid w:val="00817949"/>
    <w:rsid w:val="00822090"/>
    <w:rsid w:val="008234A3"/>
    <w:rsid w:val="00824821"/>
    <w:rsid w:val="008252F3"/>
    <w:rsid w:val="00826B82"/>
    <w:rsid w:val="00830E0A"/>
    <w:rsid w:val="00832741"/>
    <w:rsid w:val="0083382B"/>
    <w:rsid w:val="00833F0C"/>
    <w:rsid w:val="00834C0C"/>
    <w:rsid w:val="00836C8C"/>
    <w:rsid w:val="0083781F"/>
    <w:rsid w:val="00840157"/>
    <w:rsid w:val="00842AC6"/>
    <w:rsid w:val="00844ECB"/>
    <w:rsid w:val="00844FC4"/>
    <w:rsid w:val="00845347"/>
    <w:rsid w:val="00845883"/>
    <w:rsid w:val="00851D34"/>
    <w:rsid w:val="00852B7F"/>
    <w:rsid w:val="00853D06"/>
    <w:rsid w:val="00854DB9"/>
    <w:rsid w:val="00857832"/>
    <w:rsid w:val="00857FEE"/>
    <w:rsid w:val="00861C92"/>
    <w:rsid w:val="00861F3F"/>
    <w:rsid w:val="0086322B"/>
    <w:rsid w:val="00863F5E"/>
    <w:rsid w:val="00864D8E"/>
    <w:rsid w:val="00867405"/>
    <w:rsid w:val="00867EE9"/>
    <w:rsid w:val="008704FE"/>
    <w:rsid w:val="00870A07"/>
    <w:rsid w:val="00875E8F"/>
    <w:rsid w:val="00881DD4"/>
    <w:rsid w:val="00884D41"/>
    <w:rsid w:val="00885F16"/>
    <w:rsid w:val="0088640B"/>
    <w:rsid w:val="008864FB"/>
    <w:rsid w:val="008868BE"/>
    <w:rsid w:val="0088716F"/>
    <w:rsid w:val="0089144A"/>
    <w:rsid w:val="00891A66"/>
    <w:rsid w:val="008933EC"/>
    <w:rsid w:val="0089543E"/>
    <w:rsid w:val="008974BF"/>
    <w:rsid w:val="008A12CA"/>
    <w:rsid w:val="008A5A1E"/>
    <w:rsid w:val="008B3914"/>
    <w:rsid w:val="008B624A"/>
    <w:rsid w:val="008B71E6"/>
    <w:rsid w:val="008B7C09"/>
    <w:rsid w:val="008C12C9"/>
    <w:rsid w:val="008C1A4F"/>
    <w:rsid w:val="008C2135"/>
    <w:rsid w:val="008C35AD"/>
    <w:rsid w:val="008C4949"/>
    <w:rsid w:val="008C78D5"/>
    <w:rsid w:val="008D0AEA"/>
    <w:rsid w:val="008D0B20"/>
    <w:rsid w:val="008D159B"/>
    <w:rsid w:val="008D225A"/>
    <w:rsid w:val="008D22F3"/>
    <w:rsid w:val="008D30BA"/>
    <w:rsid w:val="008D358B"/>
    <w:rsid w:val="008D390E"/>
    <w:rsid w:val="008D3B6A"/>
    <w:rsid w:val="008D5102"/>
    <w:rsid w:val="008D6434"/>
    <w:rsid w:val="008D76C1"/>
    <w:rsid w:val="008D7CFB"/>
    <w:rsid w:val="008E0B6D"/>
    <w:rsid w:val="008E100D"/>
    <w:rsid w:val="008E138E"/>
    <w:rsid w:val="008E2CFD"/>
    <w:rsid w:val="008E4DB8"/>
    <w:rsid w:val="008E4E6A"/>
    <w:rsid w:val="008E522A"/>
    <w:rsid w:val="008F19E1"/>
    <w:rsid w:val="008F2512"/>
    <w:rsid w:val="008F2CD6"/>
    <w:rsid w:val="008F4B36"/>
    <w:rsid w:val="008F5474"/>
    <w:rsid w:val="008F54FD"/>
    <w:rsid w:val="008F7589"/>
    <w:rsid w:val="008F7679"/>
    <w:rsid w:val="0091096F"/>
    <w:rsid w:val="00910F58"/>
    <w:rsid w:val="00911EB9"/>
    <w:rsid w:val="00912CA7"/>
    <w:rsid w:val="00913D43"/>
    <w:rsid w:val="00914709"/>
    <w:rsid w:val="00916009"/>
    <w:rsid w:val="009177C4"/>
    <w:rsid w:val="00921888"/>
    <w:rsid w:val="0092200D"/>
    <w:rsid w:val="009236CF"/>
    <w:rsid w:val="0092452D"/>
    <w:rsid w:val="0092477F"/>
    <w:rsid w:val="0092596F"/>
    <w:rsid w:val="00930BE3"/>
    <w:rsid w:val="00931EF5"/>
    <w:rsid w:val="00932E8A"/>
    <w:rsid w:val="00934E14"/>
    <w:rsid w:val="0094168E"/>
    <w:rsid w:val="00943612"/>
    <w:rsid w:val="00943A67"/>
    <w:rsid w:val="0094434E"/>
    <w:rsid w:val="00946D83"/>
    <w:rsid w:val="00951894"/>
    <w:rsid w:val="00951D95"/>
    <w:rsid w:val="00955EAE"/>
    <w:rsid w:val="009564E4"/>
    <w:rsid w:val="00957C39"/>
    <w:rsid w:val="00960602"/>
    <w:rsid w:val="009607BB"/>
    <w:rsid w:val="00963139"/>
    <w:rsid w:val="00963672"/>
    <w:rsid w:val="009700EB"/>
    <w:rsid w:val="00970448"/>
    <w:rsid w:val="00970882"/>
    <w:rsid w:val="00970D41"/>
    <w:rsid w:val="00971C4C"/>
    <w:rsid w:val="00971EDC"/>
    <w:rsid w:val="009762E9"/>
    <w:rsid w:val="0098486F"/>
    <w:rsid w:val="00990247"/>
    <w:rsid w:val="0099427B"/>
    <w:rsid w:val="00995F01"/>
    <w:rsid w:val="00996674"/>
    <w:rsid w:val="00997A64"/>
    <w:rsid w:val="009A2744"/>
    <w:rsid w:val="009A3835"/>
    <w:rsid w:val="009A47A5"/>
    <w:rsid w:val="009A7079"/>
    <w:rsid w:val="009A7930"/>
    <w:rsid w:val="009B0B05"/>
    <w:rsid w:val="009B11AD"/>
    <w:rsid w:val="009B18BF"/>
    <w:rsid w:val="009B1E45"/>
    <w:rsid w:val="009B3D8A"/>
    <w:rsid w:val="009B44BF"/>
    <w:rsid w:val="009B674A"/>
    <w:rsid w:val="009B7667"/>
    <w:rsid w:val="009C0A1D"/>
    <w:rsid w:val="009C34D3"/>
    <w:rsid w:val="009C4045"/>
    <w:rsid w:val="009C57D9"/>
    <w:rsid w:val="009C73B5"/>
    <w:rsid w:val="009C74A6"/>
    <w:rsid w:val="009D05A3"/>
    <w:rsid w:val="009D1046"/>
    <w:rsid w:val="009D2E67"/>
    <w:rsid w:val="009D3109"/>
    <w:rsid w:val="009D6550"/>
    <w:rsid w:val="009D668F"/>
    <w:rsid w:val="009E172B"/>
    <w:rsid w:val="009E389D"/>
    <w:rsid w:val="009E4499"/>
    <w:rsid w:val="009E4A73"/>
    <w:rsid w:val="009E5AD9"/>
    <w:rsid w:val="009E6E28"/>
    <w:rsid w:val="009F19B5"/>
    <w:rsid w:val="009F6055"/>
    <w:rsid w:val="009F64B9"/>
    <w:rsid w:val="009F6574"/>
    <w:rsid w:val="00A01562"/>
    <w:rsid w:val="00A037B7"/>
    <w:rsid w:val="00A06C19"/>
    <w:rsid w:val="00A1144E"/>
    <w:rsid w:val="00A11627"/>
    <w:rsid w:val="00A11652"/>
    <w:rsid w:val="00A12C1D"/>
    <w:rsid w:val="00A12EBF"/>
    <w:rsid w:val="00A1302D"/>
    <w:rsid w:val="00A139E1"/>
    <w:rsid w:val="00A15271"/>
    <w:rsid w:val="00A15ED4"/>
    <w:rsid w:val="00A16037"/>
    <w:rsid w:val="00A16267"/>
    <w:rsid w:val="00A22049"/>
    <w:rsid w:val="00A22098"/>
    <w:rsid w:val="00A22BD4"/>
    <w:rsid w:val="00A243CD"/>
    <w:rsid w:val="00A24BA0"/>
    <w:rsid w:val="00A25569"/>
    <w:rsid w:val="00A25DE2"/>
    <w:rsid w:val="00A31C57"/>
    <w:rsid w:val="00A32F32"/>
    <w:rsid w:val="00A33007"/>
    <w:rsid w:val="00A33470"/>
    <w:rsid w:val="00A33856"/>
    <w:rsid w:val="00A35898"/>
    <w:rsid w:val="00A40A0E"/>
    <w:rsid w:val="00A4124F"/>
    <w:rsid w:val="00A43B5C"/>
    <w:rsid w:val="00A44CC2"/>
    <w:rsid w:val="00A452B9"/>
    <w:rsid w:val="00A45D7B"/>
    <w:rsid w:val="00A46704"/>
    <w:rsid w:val="00A46F90"/>
    <w:rsid w:val="00A477BD"/>
    <w:rsid w:val="00A47A7D"/>
    <w:rsid w:val="00A51414"/>
    <w:rsid w:val="00A52A90"/>
    <w:rsid w:val="00A5480F"/>
    <w:rsid w:val="00A60259"/>
    <w:rsid w:val="00A619F5"/>
    <w:rsid w:val="00A669FF"/>
    <w:rsid w:val="00A73A0F"/>
    <w:rsid w:val="00A73B96"/>
    <w:rsid w:val="00A744E9"/>
    <w:rsid w:val="00A773DA"/>
    <w:rsid w:val="00A77EAC"/>
    <w:rsid w:val="00A82B21"/>
    <w:rsid w:val="00A84904"/>
    <w:rsid w:val="00A84C19"/>
    <w:rsid w:val="00A84D1A"/>
    <w:rsid w:val="00A851C4"/>
    <w:rsid w:val="00A86F0B"/>
    <w:rsid w:val="00A90409"/>
    <w:rsid w:val="00A92BFB"/>
    <w:rsid w:val="00A93B12"/>
    <w:rsid w:val="00A94624"/>
    <w:rsid w:val="00A95243"/>
    <w:rsid w:val="00A95458"/>
    <w:rsid w:val="00A95C06"/>
    <w:rsid w:val="00A967AA"/>
    <w:rsid w:val="00A974DB"/>
    <w:rsid w:val="00AA1F63"/>
    <w:rsid w:val="00AA3BA6"/>
    <w:rsid w:val="00AA4954"/>
    <w:rsid w:val="00AA5C4B"/>
    <w:rsid w:val="00AA66F4"/>
    <w:rsid w:val="00AA6729"/>
    <w:rsid w:val="00AA6BD5"/>
    <w:rsid w:val="00AA6D2D"/>
    <w:rsid w:val="00AA78D2"/>
    <w:rsid w:val="00AA7AC3"/>
    <w:rsid w:val="00AB3131"/>
    <w:rsid w:val="00AB4F8E"/>
    <w:rsid w:val="00AB6A0F"/>
    <w:rsid w:val="00AB6F7C"/>
    <w:rsid w:val="00AB7905"/>
    <w:rsid w:val="00AB7E58"/>
    <w:rsid w:val="00AC0597"/>
    <w:rsid w:val="00AC0CBC"/>
    <w:rsid w:val="00AC0F0A"/>
    <w:rsid w:val="00AC6094"/>
    <w:rsid w:val="00AD3197"/>
    <w:rsid w:val="00AD49E7"/>
    <w:rsid w:val="00AD5128"/>
    <w:rsid w:val="00AD5AB9"/>
    <w:rsid w:val="00AD5D0F"/>
    <w:rsid w:val="00AD625E"/>
    <w:rsid w:val="00AE13D2"/>
    <w:rsid w:val="00AE2DA6"/>
    <w:rsid w:val="00AE33BC"/>
    <w:rsid w:val="00AE6571"/>
    <w:rsid w:val="00AE7862"/>
    <w:rsid w:val="00AE7C5F"/>
    <w:rsid w:val="00AF068F"/>
    <w:rsid w:val="00AF1A6E"/>
    <w:rsid w:val="00AF2AA7"/>
    <w:rsid w:val="00AF2E66"/>
    <w:rsid w:val="00AF3381"/>
    <w:rsid w:val="00AF40B6"/>
    <w:rsid w:val="00AF54EF"/>
    <w:rsid w:val="00AF5FD1"/>
    <w:rsid w:val="00AF64E8"/>
    <w:rsid w:val="00AF7644"/>
    <w:rsid w:val="00B033C4"/>
    <w:rsid w:val="00B0379C"/>
    <w:rsid w:val="00B04182"/>
    <w:rsid w:val="00B05A5D"/>
    <w:rsid w:val="00B06E47"/>
    <w:rsid w:val="00B07D5B"/>
    <w:rsid w:val="00B13878"/>
    <w:rsid w:val="00B16A5E"/>
    <w:rsid w:val="00B21EE8"/>
    <w:rsid w:val="00B22FD4"/>
    <w:rsid w:val="00B234FC"/>
    <w:rsid w:val="00B251C8"/>
    <w:rsid w:val="00B2768C"/>
    <w:rsid w:val="00B27A31"/>
    <w:rsid w:val="00B318A9"/>
    <w:rsid w:val="00B32201"/>
    <w:rsid w:val="00B33B31"/>
    <w:rsid w:val="00B34F1B"/>
    <w:rsid w:val="00B34F89"/>
    <w:rsid w:val="00B350E1"/>
    <w:rsid w:val="00B36E78"/>
    <w:rsid w:val="00B37C39"/>
    <w:rsid w:val="00B41333"/>
    <w:rsid w:val="00B43B88"/>
    <w:rsid w:val="00B440FF"/>
    <w:rsid w:val="00B456AF"/>
    <w:rsid w:val="00B45919"/>
    <w:rsid w:val="00B509A5"/>
    <w:rsid w:val="00B5105C"/>
    <w:rsid w:val="00B52F10"/>
    <w:rsid w:val="00B53DDD"/>
    <w:rsid w:val="00B56BAA"/>
    <w:rsid w:val="00B575A3"/>
    <w:rsid w:val="00B61846"/>
    <w:rsid w:val="00B61D9F"/>
    <w:rsid w:val="00B62EEF"/>
    <w:rsid w:val="00B669BF"/>
    <w:rsid w:val="00B70925"/>
    <w:rsid w:val="00B7132E"/>
    <w:rsid w:val="00B72178"/>
    <w:rsid w:val="00B722D0"/>
    <w:rsid w:val="00B72F20"/>
    <w:rsid w:val="00B82C61"/>
    <w:rsid w:val="00B84CBB"/>
    <w:rsid w:val="00B926BA"/>
    <w:rsid w:val="00B93338"/>
    <w:rsid w:val="00B93734"/>
    <w:rsid w:val="00B94374"/>
    <w:rsid w:val="00B9629E"/>
    <w:rsid w:val="00B96A02"/>
    <w:rsid w:val="00B9730E"/>
    <w:rsid w:val="00BA099A"/>
    <w:rsid w:val="00BA0FCB"/>
    <w:rsid w:val="00BA1B14"/>
    <w:rsid w:val="00BA1B15"/>
    <w:rsid w:val="00BA213F"/>
    <w:rsid w:val="00BA2E75"/>
    <w:rsid w:val="00BA352D"/>
    <w:rsid w:val="00BA3A3A"/>
    <w:rsid w:val="00BA43DC"/>
    <w:rsid w:val="00BA5186"/>
    <w:rsid w:val="00BA5735"/>
    <w:rsid w:val="00BB1814"/>
    <w:rsid w:val="00BB3DB5"/>
    <w:rsid w:val="00BB62D8"/>
    <w:rsid w:val="00BC26DC"/>
    <w:rsid w:val="00BC27EE"/>
    <w:rsid w:val="00BC2FBF"/>
    <w:rsid w:val="00BD2D40"/>
    <w:rsid w:val="00BD3A7E"/>
    <w:rsid w:val="00BD41DF"/>
    <w:rsid w:val="00BD440F"/>
    <w:rsid w:val="00BD4A70"/>
    <w:rsid w:val="00BD72A0"/>
    <w:rsid w:val="00BE0C60"/>
    <w:rsid w:val="00BE113D"/>
    <w:rsid w:val="00BE18ED"/>
    <w:rsid w:val="00BE2A9A"/>
    <w:rsid w:val="00BE341E"/>
    <w:rsid w:val="00BE3649"/>
    <w:rsid w:val="00BE4154"/>
    <w:rsid w:val="00BE4491"/>
    <w:rsid w:val="00BE4C30"/>
    <w:rsid w:val="00BE5A8E"/>
    <w:rsid w:val="00BE6904"/>
    <w:rsid w:val="00BE6D76"/>
    <w:rsid w:val="00BE707D"/>
    <w:rsid w:val="00BE71E5"/>
    <w:rsid w:val="00BE724A"/>
    <w:rsid w:val="00BF0DC3"/>
    <w:rsid w:val="00BF138F"/>
    <w:rsid w:val="00BF7306"/>
    <w:rsid w:val="00C0102C"/>
    <w:rsid w:val="00C031C1"/>
    <w:rsid w:val="00C05842"/>
    <w:rsid w:val="00C1041D"/>
    <w:rsid w:val="00C132E2"/>
    <w:rsid w:val="00C13827"/>
    <w:rsid w:val="00C152C7"/>
    <w:rsid w:val="00C16309"/>
    <w:rsid w:val="00C21141"/>
    <w:rsid w:val="00C26A74"/>
    <w:rsid w:val="00C26C47"/>
    <w:rsid w:val="00C26FE6"/>
    <w:rsid w:val="00C303E4"/>
    <w:rsid w:val="00C306AD"/>
    <w:rsid w:val="00C32E92"/>
    <w:rsid w:val="00C347B3"/>
    <w:rsid w:val="00C3658D"/>
    <w:rsid w:val="00C36B7E"/>
    <w:rsid w:val="00C37B9D"/>
    <w:rsid w:val="00C405A7"/>
    <w:rsid w:val="00C40917"/>
    <w:rsid w:val="00C42844"/>
    <w:rsid w:val="00C4557B"/>
    <w:rsid w:val="00C4783E"/>
    <w:rsid w:val="00C501FE"/>
    <w:rsid w:val="00C518D5"/>
    <w:rsid w:val="00C51B61"/>
    <w:rsid w:val="00C53314"/>
    <w:rsid w:val="00C5488D"/>
    <w:rsid w:val="00C6038B"/>
    <w:rsid w:val="00C60671"/>
    <w:rsid w:val="00C6176E"/>
    <w:rsid w:val="00C61AA9"/>
    <w:rsid w:val="00C63C02"/>
    <w:rsid w:val="00C63CF7"/>
    <w:rsid w:val="00C66923"/>
    <w:rsid w:val="00C669A6"/>
    <w:rsid w:val="00C66A30"/>
    <w:rsid w:val="00C705F9"/>
    <w:rsid w:val="00C70B0A"/>
    <w:rsid w:val="00C71740"/>
    <w:rsid w:val="00C75ADF"/>
    <w:rsid w:val="00C76657"/>
    <w:rsid w:val="00C816E4"/>
    <w:rsid w:val="00C81822"/>
    <w:rsid w:val="00C81CF7"/>
    <w:rsid w:val="00C83749"/>
    <w:rsid w:val="00C84823"/>
    <w:rsid w:val="00C850B7"/>
    <w:rsid w:val="00C85EB8"/>
    <w:rsid w:val="00C909D4"/>
    <w:rsid w:val="00C910A1"/>
    <w:rsid w:val="00C91199"/>
    <w:rsid w:val="00C91B39"/>
    <w:rsid w:val="00C92385"/>
    <w:rsid w:val="00C942EC"/>
    <w:rsid w:val="00C9550C"/>
    <w:rsid w:val="00C95E8C"/>
    <w:rsid w:val="00CA1D1B"/>
    <w:rsid w:val="00CA22C2"/>
    <w:rsid w:val="00CA2459"/>
    <w:rsid w:val="00CA3EB1"/>
    <w:rsid w:val="00CA504D"/>
    <w:rsid w:val="00CA666F"/>
    <w:rsid w:val="00CB0666"/>
    <w:rsid w:val="00CB0F09"/>
    <w:rsid w:val="00CB4D4D"/>
    <w:rsid w:val="00CB5BB3"/>
    <w:rsid w:val="00CB661A"/>
    <w:rsid w:val="00CB68E7"/>
    <w:rsid w:val="00CC123F"/>
    <w:rsid w:val="00CC1FC1"/>
    <w:rsid w:val="00CC41B2"/>
    <w:rsid w:val="00CC7F5D"/>
    <w:rsid w:val="00CD0299"/>
    <w:rsid w:val="00CD14E9"/>
    <w:rsid w:val="00CD2995"/>
    <w:rsid w:val="00CE3B86"/>
    <w:rsid w:val="00CE43C5"/>
    <w:rsid w:val="00CF33BC"/>
    <w:rsid w:val="00CF5E63"/>
    <w:rsid w:val="00CF6A43"/>
    <w:rsid w:val="00D00442"/>
    <w:rsid w:val="00D02E6E"/>
    <w:rsid w:val="00D02F42"/>
    <w:rsid w:val="00D02FA8"/>
    <w:rsid w:val="00D05D97"/>
    <w:rsid w:val="00D06666"/>
    <w:rsid w:val="00D10670"/>
    <w:rsid w:val="00D1124E"/>
    <w:rsid w:val="00D113BD"/>
    <w:rsid w:val="00D126A2"/>
    <w:rsid w:val="00D12F1F"/>
    <w:rsid w:val="00D12FD3"/>
    <w:rsid w:val="00D13651"/>
    <w:rsid w:val="00D14D63"/>
    <w:rsid w:val="00D154BF"/>
    <w:rsid w:val="00D15FDC"/>
    <w:rsid w:val="00D16B88"/>
    <w:rsid w:val="00D170B4"/>
    <w:rsid w:val="00D256E8"/>
    <w:rsid w:val="00D262C6"/>
    <w:rsid w:val="00D2675E"/>
    <w:rsid w:val="00D26997"/>
    <w:rsid w:val="00D31401"/>
    <w:rsid w:val="00D32B26"/>
    <w:rsid w:val="00D32C1F"/>
    <w:rsid w:val="00D34F1C"/>
    <w:rsid w:val="00D372D1"/>
    <w:rsid w:val="00D41E5A"/>
    <w:rsid w:val="00D43989"/>
    <w:rsid w:val="00D44198"/>
    <w:rsid w:val="00D44644"/>
    <w:rsid w:val="00D44A7F"/>
    <w:rsid w:val="00D44F82"/>
    <w:rsid w:val="00D45707"/>
    <w:rsid w:val="00D45758"/>
    <w:rsid w:val="00D473C8"/>
    <w:rsid w:val="00D47D30"/>
    <w:rsid w:val="00D530CB"/>
    <w:rsid w:val="00D53C2D"/>
    <w:rsid w:val="00D5504B"/>
    <w:rsid w:val="00D563C6"/>
    <w:rsid w:val="00D600F4"/>
    <w:rsid w:val="00D60E3A"/>
    <w:rsid w:val="00D62057"/>
    <w:rsid w:val="00D66345"/>
    <w:rsid w:val="00D70239"/>
    <w:rsid w:val="00D717C0"/>
    <w:rsid w:val="00D718DB"/>
    <w:rsid w:val="00D71C44"/>
    <w:rsid w:val="00D71C4E"/>
    <w:rsid w:val="00D72B84"/>
    <w:rsid w:val="00D7412F"/>
    <w:rsid w:val="00D7442A"/>
    <w:rsid w:val="00D74B0A"/>
    <w:rsid w:val="00D74F92"/>
    <w:rsid w:val="00D77C37"/>
    <w:rsid w:val="00D8219D"/>
    <w:rsid w:val="00D83772"/>
    <w:rsid w:val="00D83EE7"/>
    <w:rsid w:val="00D85372"/>
    <w:rsid w:val="00D86DBB"/>
    <w:rsid w:val="00D870DD"/>
    <w:rsid w:val="00D87CF0"/>
    <w:rsid w:val="00D900DF"/>
    <w:rsid w:val="00D90228"/>
    <w:rsid w:val="00D90CBE"/>
    <w:rsid w:val="00D92EDB"/>
    <w:rsid w:val="00D93465"/>
    <w:rsid w:val="00D9533B"/>
    <w:rsid w:val="00D96F4C"/>
    <w:rsid w:val="00DA07A7"/>
    <w:rsid w:val="00DA51E0"/>
    <w:rsid w:val="00DB01BD"/>
    <w:rsid w:val="00DB120F"/>
    <w:rsid w:val="00DB14CF"/>
    <w:rsid w:val="00DB2302"/>
    <w:rsid w:val="00DB4752"/>
    <w:rsid w:val="00DB541B"/>
    <w:rsid w:val="00DB6B51"/>
    <w:rsid w:val="00DB7922"/>
    <w:rsid w:val="00DC0399"/>
    <w:rsid w:val="00DC13B7"/>
    <w:rsid w:val="00DC2284"/>
    <w:rsid w:val="00DC331E"/>
    <w:rsid w:val="00DC38DD"/>
    <w:rsid w:val="00DC3CD1"/>
    <w:rsid w:val="00DC5089"/>
    <w:rsid w:val="00DC5B54"/>
    <w:rsid w:val="00DC67B1"/>
    <w:rsid w:val="00DC7656"/>
    <w:rsid w:val="00DD11B4"/>
    <w:rsid w:val="00DD2CCF"/>
    <w:rsid w:val="00DD4860"/>
    <w:rsid w:val="00DD6907"/>
    <w:rsid w:val="00DD7B73"/>
    <w:rsid w:val="00DE12B3"/>
    <w:rsid w:val="00DE1447"/>
    <w:rsid w:val="00DE1734"/>
    <w:rsid w:val="00DE1FDB"/>
    <w:rsid w:val="00DE26D3"/>
    <w:rsid w:val="00DE6B6D"/>
    <w:rsid w:val="00DE74BA"/>
    <w:rsid w:val="00DF0064"/>
    <w:rsid w:val="00DF006E"/>
    <w:rsid w:val="00DF26C9"/>
    <w:rsid w:val="00DF3597"/>
    <w:rsid w:val="00DF377E"/>
    <w:rsid w:val="00DF6294"/>
    <w:rsid w:val="00DF65B1"/>
    <w:rsid w:val="00DF72AA"/>
    <w:rsid w:val="00E017BC"/>
    <w:rsid w:val="00E05B6A"/>
    <w:rsid w:val="00E067B2"/>
    <w:rsid w:val="00E06850"/>
    <w:rsid w:val="00E10CC6"/>
    <w:rsid w:val="00E13256"/>
    <w:rsid w:val="00E13642"/>
    <w:rsid w:val="00E14099"/>
    <w:rsid w:val="00E1478A"/>
    <w:rsid w:val="00E163CD"/>
    <w:rsid w:val="00E17041"/>
    <w:rsid w:val="00E21B84"/>
    <w:rsid w:val="00E23E36"/>
    <w:rsid w:val="00E27EAD"/>
    <w:rsid w:val="00E31FD2"/>
    <w:rsid w:val="00E328D3"/>
    <w:rsid w:val="00E368FD"/>
    <w:rsid w:val="00E370B6"/>
    <w:rsid w:val="00E375E8"/>
    <w:rsid w:val="00E378EE"/>
    <w:rsid w:val="00E413CA"/>
    <w:rsid w:val="00E431DB"/>
    <w:rsid w:val="00E435A0"/>
    <w:rsid w:val="00E4402A"/>
    <w:rsid w:val="00E44384"/>
    <w:rsid w:val="00E44C9F"/>
    <w:rsid w:val="00E4770F"/>
    <w:rsid w:val="00E47B24"/>
    <w:rsid w:val="00E50255"/>
    <w:rsid w:val="00E519E0"/>
    <w:rsid w:val="00E525E5"/>
    <w:rsid w:val="00E54671"/>
    <w:rsid w:val="00E5476C"/>
    <w:rsid w:val="00E56132"/>
    <w:rsid w:val="00E564B7"/>
    <w:rsid w:val="00E602C9"/>
    <w:rsid w:val="00E6080B"/>
    <w:rsid w:val="00E60ECF"/>
    <w:rsid w:val="00E61E66"/>
    <w:rsid w:val="00E700A1"/>
    <w:rsid w:val="00E70232"/>
    <w:rsid w:val="00E70CAE"/>
    <w:rsid w:val="00E74277"/>
    <w:rsid w:val="00E75643"/>
    <w:rsid w:val="00E76457"/>
    <w:rsid w:val="00E7704E"/>
    <w:rsid w:val="00E776A7"/>
    <w:rsid w:val="00E81744"/>
    <w:rsid w:val="00E81FD2"/>
    <w:rsid w:val="00E83C18"/>
    <w:rsid w:val="00E84504"/>
    <w:rsid w:val="00E845F1"/>
    <w:rsid w:val="00E85034"/>
    <w:rsid w:val="00E86BAF"/>
    <w:rsid w:val="00E9284A"/>
    <w:rsid w:val="00E928EF"/>
    <w:rsid w:val="00E9328D"/>
    <w:rsid w:val="00E9428C"/>
    <w:rsid w:val="00E94E4A"/>
    <w:rsid w:val="00E963A9"/>
    <w:rsid w:val="00EA00FF"/>
    <w:rsid w:val="00EA062C"/>
    <w:rsid w:val="00EA085D"/>
    <w:rsid w:val="00EA2AE6"/>
    <w:rsid w:val="00EA2AF7"/>
    <w:rsid w:val="00EA3DDC"/>
    <w:rsid w:val="00EA48A5"/>
    <w:rsid w:val="00EA5322"/>
    <w:rsid w:val="00EA713F"/>
    <w:rsid w:val="00EA7262"/>
    <w:rsid w:val="00EB36A2"/>
    <w:rsid w:val="00EB7DB5"/>
    <w:rsid w:val="00EC0DC1"/>
    <w:rsid w:val="00EC39E1"/>
    <w:rsid w:val="00EC4B12"/>
    <w:rsid w:val="00EC4CA9"/>
    <w:rsid w:val="00EC68D3"/>
    <w:rsid w:val="00EC7136"/>
    <w:rsid w:val="00EC7B5D"/>
    <w:rsid w:val="00ED1D88"/>
    <w:rsid w:val="00ED1F8D"/>
    <w:rsid w:val="00ED24F1"/>
    <w:rsid w:val="00ED28A5"/>
    <w:rsid w:val="00ED3C4A"/>
    <w:rsid w:val="00ED4140"/>
    <w:rsid w:val="00ED42D0"/>
    <w:rsid w:val="00ED4751"/>
    <w:rsid w:val="00ED5263"/>
    <w:rsid w:val="00ED5AF5"/>
    <w:rsid w:val="00ED6CEA"/>
    <w:rsid w:val="00ED7A03"/>
    <w:rsid w:val="00EE04CC"/>
    <w:rsid w:val="00EE1634"/>
    <w:rsid w:val="00EE299F"/>
    <w:rsid w:val="00EE2FF5"/>
    <w:rsid w:val="00EE324F"/>
    <w:rsid w:val="00EE4D3E"/>
    <w:rsid w:val="00EE5756"/>
    <w:rsid w:val="00EE72AC"/>
    <w:rsid w:val="00EE772F"/>
    <w:rsid w:val="00EF0596"/>
    <w:rsid w:val="00EF12DE"/>
    <w:rsid w:val="00EF3800"/>
    <w:rsid w:val="00EF4B6B"/>
    <w:rsid w:val="00EF5657"/>
    <w:rsid w:val="00EF6A45"/>
    <w:rsid w:val="00EF727D"/>
    <w:rsid w:val="00F007CC"/>
    <w:rsid w:val="00F00F92"/>
    <w:rsid w:val="00F025FA"/>
    <w:rsid w:val="00F02C14"/>
    <w:rsid w:val="00F05425"/>
    <w:rsid w:val="00F11ACC"/>
    <w:rsid w:val="00F12DC9"/>
    <w:rsid w:val="00F1324F"/>
    <w:rsid w:val="00F1446B"/>
    <w:rsid w:val="00F2168B"/>
    <w:rsid w:val="00F221EE"/>
    <w:rsid w:val="00F22C69"/>
    <w:rsid w:val="00F24D83"/>
    <w:rsid w:val="00F25D34"/>
    <w:rsid w:val="00F25E30"/>
    <w:rsid w:val="00F26033"/>
    <w:rsid w:val="00F31352"/>
    <w:rsid w:val="00F33599"/>
    <w:rsid w:val="00F33A1B"/>
    <w:rsid w:val="00F3467F"/>
    <w:rsid w:val="00F35E57"/>
    <w:rsid w:val="00F37F9E"/>
    <w:rsid w:val="00F40948"/>
    <w:rsid w:val="00F41A8F"/>
    <w:rsid w:val="00F4278B"/>
    <w:rsid w:val="00F50E30"/>
    <w:rsid w:val="00F51941"/>
    <w:rsid w:val="00F52197"/>
    <w:rsid w:val="00F52AA4"/>
    <w:rsid w:val="00F53082"/>
    <w:rsid w:val="00F53752"/>
    <w:rsid w:val="00F628A5"/>
    <w:rsid w:val="00F636C0"/>
    <w:rsid w:val="00F64982"/>
    <w:rsid w:val="00F662C7"/>
    <w:rsid w:val="00F67597"/>
    <w:rsid w:val="00F67A42"/>
    <w:rsid w:val="00F67A75"/>
    <w:rsid w:val="00F83D26"/>
    <w:rsid w:val="00F855F7"/>
    <w:rsid w:val="00F8598E"/>
    <w:rsid w:val="00F86316"/>
    <w:rsid w:val="00F87277"/>
    <w:rsid w:val="00F90282"/>
    <w:rsid w:val="00F9029B"/>
    <w:rsid w:val="00F9398E"/>
    <w:rsid w:val="00F96F03"/>
    <w:rsid w:val="00F96F9D"/>
    <w:rsid w:val="00F974EC"/>
    <w:rsid w:val="00FA0056"/>
    <w:rsid w:val="00FA1DE4"/>
    <w:rsid w:val="00FA24FD"/>
    <w:rsid w:val="00FA3A47"/>
    <w:rsid w:val="00FA3B84"/>
    <w:rsid w:val="00FA493E"/>
    <w:rsid w:val="00FA7136"/>
    <w:rsid w:val="00FA7C3C"/>
    <w:rsid w:val="00FB1676"/>
    <w:rsid w:val="00FB1C3F"/>
    <w:rsid w:val="00FB2F86"/>
    <w:rsid w:val="00FB39F6"/>
    <w:rsid w:val="00FB585D"/>
    <w:rsid w:val="00FB64FA"/>
    <w:rsid w:val="00FC081D"/>
    <w:rsid w:val="00FC0C29"/>
    <w:rsid w:val="00FC2616"/>
    <w:rsid w:val="00FC3DC0"/>
    <w:rsid w:val="00FC48D1"/>
    <w:rsid w:val="00FC502B"/>
    <w:rsid w:val="00FD01CB"/>
    <w:rsid w:val="00FD6528"/>
    <w:rsid w:val="00FE061A"/>
    <w:rsid w:val="00FE0C5F"/>
    <w:rsid w:val="00FE1CFD"/>
    <w:rsid w:val="00FE2089"/>
    <w:rsid w:val="00FE3488"/>
    <w:rsid w:val="00FE3830"/>
    <w:rsid w:val="00FE43F6"/>
    <w:rsid w:val="00FE6814"/>
    <w:rsid w:val="00FE6840"/>
    <w:rsid w:val="00FE731D"/>
    <w:rsid w:val="00FF0C0D"/>
    <w:rsid w:val="00FF0E67"/>
    <w:rsid w:val="00FF1EE1"/>
    <w:rsid w:val="00FF45E4"/>
    <w:rsid w:val="00FF50CC"/>
    <w:rsid w:val="00FF78E3"/>
    <w:rsid w:val="7C434651"/>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C965D"/>
  <w15:docId w15:val="{C35587BF-944F-43A9-AF3D-02D3A608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D83"/>
    <w:pPr>
      <w:spacing w:line="360" w:lineRule="auto"/>
      <w:jc w:val="both"/>
    </w:pPr>
    <w:rPr>
      <w:rFonts w:ascii="Arial" w:hAnsi="Arial" w:cs="Arial"/>
      <w:sz w:val="24"/>
      <w:szCs w:val="24"/>
      <w:lang w:eastAsia="en-US"/>
    </w:rPr>
  </w:style>
  <w:style w:type="paragraph" w:styleId="Ttulo1">
    <w:name w:val="heading 1"/>
    <w:basedOn w:val="Normal"/>
    <w:next w:val="Normal"/>
    <w:link w:val="Ttulo1Char"/>
    <w:uiPriority w:val="9"/>
    <w:qFormat/>
    <w:rsid w:val="00B27A31"/>
    <w:pPr>
      <w:keepNext/>
      <w:keepLines/>
      <w:outlineLvl w:val="0"/>
    </w:pPr>
    <w:rPr>
      <w:rFonts w:eastAsia="Times New Roman"/>
      <w:b/>
      <w:bCs/>
      <w:szCs w:val="28"/>
    </w:rPr>
  </w:style>
  <w:style w:type="paragraph" w:styleId="Ttulo2">
    <w:name w:val="heading 2"/>
    <w:basedOn w:val="Normal"/>
    <w:next w:val="Normal"/>
    <w:link w:val="Ttulo2Char"/>
    <w:uiPriority w:val="9"/>
    <w:qFormat/>
    <w:rsid w:val="00B27A31"/>
    <w:pPr>
      <w:keepNext/>
      <w:outlineLvl w:val="1"/>
    </w:pPr>
    <w:rPr>
      <w:rFonts w:eastAsia="Times New Roman"/>
      <w:b/>
      <w:bCs/>
      <w:iCs/>
      <w:szCs w:val="28"/>
    </w:rPr>
  </w:style>
  <w:style w:type="paragraph" w:styleId="Ttulo3">
    <w:name w:val="heading 3"/>
    <w:basedOn w:val="Normal"/>
    <w:next w:val="Normal"/>
    <w:link w:val="Ttulo3Char"/>
    <w:uiPriority w:val="9"/>
    <w:unhideWhenUsed/>
    <w:qFormat/>
    <w:rsid w:val="00B27A31"/>
    <w:pPr>
      <w:keepNext/>
      <w:spacing w:line="240" w:lineRule="auto"/>
      <w:outlineLvl w:val="2"/>
    </w:pPr>
    <w:rPr>
      <w:rFonts w:eastAsia="Times New Roman" w:cs="Times New Roman"/>
      <w:bCs/>
      <w:sz w:val="20"/>
      <w:szCs w:val="26"/>
    </w:rPr>
  </w:style>
  <w:style w:type="paragraph" w:styleId="Ttulo4">
    <w:name w:val="heading 4"/>
    <w:basedOn w:val="Normal"/>
    <w:next w:val="Normal"/>
    <w:link w:val="Ttulo4Char"/>
    <w:uiPriority w:val="9"/>
    <w:semiHidden/>
    <w:unhideWhenUsed/>
    <w:qFormat/>
    <w:rsid w:val="005D415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B27A31"/>
    <w:rPr>
      <w:rFonts w:ascii="Arial" w:eastAsia="Times New Roman" w:hAnsi="Arial" w:cs="Arial"/>
      <w:b/>
      <w:bCs/>
      <w:sz w:val="24"/>
      <w:szCs w:val="28"/>
    </w:rPr>
  </w:style>
  <w:style w:type="character" w:customStyle="1" w:styleId="Ttulo2Char">
    <w:name w:val="Título 2 Char"/>
    <w:link w:val="Ttulo2"/>
    <w:rsid w:val="00B27A31"/>
    <w:rPr>
      <w:rFonts w:ascii="Arial" w:eastAsia="Times New Roman" w:hAnsi="Arial" w:cs="Arial"/>
      <w:b/>
      <w:bCs/>
      <w:iCs/>
      <w:sz w:val="24"/>
      <w:szCs w:val="28"/>
    </w:rPr>
  </w:style>
  <w:style w:type="character" w:customStyle="1" w:styleId="Ttulo3Char">
    <w:name w:val="Título 3 Char"/>
    <w:link w:val="Ttulo3"/>
    <w:uiPriority w:val="9"/>
    <w:rsid w:val="00B27A31"/>
    <w:rPr>
      <w:rFonts w:ascii="Arial" w:eastAsia="Times New Roman" w:hAnsi="Arial" w:cs="Times New Roman"/>
      <w:bCs/>
      <w:sz w:val="20"/>
      <w:szCs w:val="26"/>
    </w:rPr>
  </w:style>
  <w:style w:type="paragraph" w:styleId="CabealhodoSumrio">
    <w:name w:val="TOC Heading"/>
    <w:basedOn w:val="Sumrio1"/>
    <w:next w:val="Sumrio1"/>
    <w:uiPriority w:val="39"/>
    <w:unhideWhenUsed/>
    <w:qFormat/>
    <w:rsid w:val="00A52A90"/>
  </w:style>
  <w:style w:type="paragraph" w:styleId="Corpodetexto2">
    <w:name w:val="Body Text 2"/>
    <w:basedOn w:val="Normal"/>
    <w:link w:val="Corpodetexto2Char"/>
    <w:semiHidden/>
    <w:rsid w:val="00B27A31"/>
    <w:pPr>
      <w:spacing w:line="240" w:lineRule="auto"/>
    </w:pPr>
    <w:rPr>
      <w:rFonts w:eastAsia="Times New Roman"/>
      <w:lang w:eastAsia="pt-BR"/>
    </w:rPr>
  </w:style>
  <w:style w:type="character" w:customStyle="1" w:styleId="Corpodetexto2Char">
    <w:name w:val="Corpo de texto 2 Char"/>
    <w:link w:val="Corpodetexto2"/>
    <w:semiHidden/>
    <w:rsid w:val="00B27A31"/>
    <w:rPr>
      <w:rFonts w:ascii="Arial" w:eastAsia="Times New Roman" w:hAnsi="Arial" w:cs="Arial"/>
      <w:sz w:val="24"/>
      <w:szCs w:val="24"/>
      <w:lang w:eastAsia="pt-BR"/>
    </w:rPr>
  </w:style>
  <w:style w:type="character" w:customStyle="1" w:styleId="apple-style-span">
    <w:name w:val="apple-style-span"/>
    <w:basedOn w:val="Fontepargpadro"/>
    <w:rsid w:val="00B27A31"/>
  </w:style>
  <w:style w:type="paragraph" w:styleId="Corpodetexto">
    <w:name w:val="Body Text"/>
    <w:basedOn w:val="Normal"/>
    <w:link w:val="CorpodetextoChar"/>
    <w:uiPriority w:val="99"/>
    <w:unhideWhenUsed/>
    <w:rsid w:val="00B27A31"/>
    <w:pPr>
      <w:spacing w:after="120" w:line="240" w:lineRule="auto"/>
    </w:pPr>
    <w:rPr>
      <w:rFonts w:cs="Times New Roman"/>
      <w:szCs w:val="22"/>
    </w:rPr>
  </w:style>
  <w:style w:type="character" w:customStyle="1" w:styleId="CorpodetextoChar">
    <w:name w:val="Corpo de texto Char"/>
    <w:link w:val="Corpodetexto"/>
    <w:uiPriority w:val="99"/>
    <w:rsid w:val="00B27A31"/>
    <w:rPr>
      <w:rFonts w:ascii="Arial" w:eastAsia="Calibri" w:hAnsi="Arial" w:cs="Times New Roman"/>
      <w:sz w:val="24"/>
    </w:rPr>
  </w:style>
  <w:style w:type="character" w:styleId="Hyperlink">
    <w:name w:val="Hyperlink"/>
    <w:uiPriority w:val="99"/>
    <w:unhideWhenUsed/>
    <w:rsid w:val="00B27A31"/>
    <w:rPr>
      <w:color w:val="0000FF"/>
      <w:u w:val="single"/>
    </w:rPr>
  </w:style>
  <w:style w:type="paragraph" w:styleId="Cabealho">
    <w:name w:val="header"/>
    <w:basedOn w:val="Normal"/>
    <w:link w:val="CabealhoChar"/>
    <w:uiPriority w:val="99"/>
    <w:unhideWhenUsed/>
    <w:rsid w:val="00B27A31"/>
    <w:pPr>
      <w:tabs>
        <w:tab w:val="center" w:pos="4252"/>
        <w:tab w:val="right" w:pos="8504"/>
      </w:tabs>
    </w:pPr>
  </w:style>
  <w:style w:type="character" w:customStyle="1" w:styleId="CabealhoChar">
    <w:name w:val="Cabeçalho Char"/>
    <w:link w:val="Cabealho"/>
    <w:uiPriority w:val="99"/>
    <w:rsid w:val="00B27A31"/>
    <w:rPr>
      <w:rFonts w:ascii="Arial" w:eastAsia="Calibri" w:hAnsi="Arial" w:cs="Arial"/>
      <w:sz w:val="24"/>
      <w:szCs w:val="24"/>
    </w:rPr>
  </w:style>
  <w:style w:type="paragraph" w:styleId="Sumrio1">
    <w:name w:val="toc 1"/>
    <w:basedOn w:val="Normal"/>
    <w:next w:val="Normal"/>
    <w:autoRedefine/>
    <w:uiPriority w:val="39"/>
    <w:unhideWhenUsed/>
    <w:qFormat/>
    <w:rsid w:val="008F7589"/>
    <w:pPr>
      <w:tabs>
        <w:tab w:val="right" w:leader="hyphen" w:pos="8222"/>
        <w:tab w:val="left" w:leader="dot" w:pos="8789"/>
      </w:tabs>
      <w:ind w:left="709" w:hanging="709"/>
    </w:pPr>
    <w:rPr>
      <w:b/>
      <w:bCs/>
      <w:caps/>
      <w:noProof/>
    </w:rPr>
  </w:style>
  <w:style w:type="paragraph" w:styleId="Sumrio2">
    <w:name w:val="toc 2"/>
    <w:basedOn w:val="Normal"/>
    <w:next w:val="Normal"/>
    <w:autoRedefine/>
    <w:uiPriority w:val="39"/>
    <w:unhideWhenUsed/>
    <w:qFormat/>
    <w:rsid w:val="00B27A31"/>
    <w:pPr>
      <w:spacing w:before="240"/>
      <w:jc w:val="left"/>
    </w:pPr>
    <w:rPr>
      <w:rFonts w:ascii="Calibri" w:hAnsi="Calibri"/>
      <w:b/>
      <w:bCs/>
      <w:sz w:val="20"/>
      <w:szCs w:val="20"/>
    </w:rPr>
  </w:style>
  <w:style w:type="paragraph" w:styleId="Sumrio3">
    <w:name w:val="toc 3"/>
    <w:basedOn w:val="Normal"/>
    <w:next w:val="Normal"/>
    <w:autoRedefine/>
    <w:uiPriority w:val="39"/>
    <w:unhideWhenUsed/>
    <w:qFormat/>
    <w:rsid w:val="00B27A31"/>
    <w:pPr>
      <w:tabs>
        <w:tab w:val="right" w:leader="hyphen" w:pos="9061"/>
      </w:tabs>
      <w:jc w:val="left"/>
    </w:pPr>
    <w:rPr>
      <w:noProof/>
    </w:rPr>
  </w:style>
  <w:style w:type="paragraph" w:styleId="Recuodecorpodetexto">
    <w:name w:val="Body Text Indent"/>
    <w:basedOn w:val="Normal"/>
    <w:link w:val="RecuodecorpodetextoChar"/>
    <w:uiPriority w:val="99"/>
    <w:semiHidden/>
    <w:unhideWhenUsed/>
    <w:rsid w:val="00B27A31"/>
    <w:pPr>
      <w:spacing w:after="120"/>
      <w:ind w:left="283"/>
    </w:pPr>
  </w:style>
  <w:style w:type="character" w:customStyle="1" w:styleId="RecuodecorpodetextoChar">
    <w:name w:val="Recuo de corpo de texto Char"/>
    <w:link w:val="Recuodecorpodetexto"/>
    <w:uiPriority w:val="99"/>
    <w:semiHidden/>
    <w:rsid w:val="00B27A31"/>
    <w:rPr>
      <w:rFonts w:ascii="Arial" w:eastAsia="Calibri" w:hAnsi="Arial" w:cs="Arial"/>
      <w:sz w:val="24"/>
      <w:szCs w:val="24"/>
    </w:rPr>
  </w:style>
  <w:style w:type="paragraph" w:styleId="Textodebalo">
    <w:name w:val="Balloon Text"/>
    <w:basedOn w:val="Normal"/>
    <w:link w:val="TextodebaloChar"/>
    <w:uiPriority w:val="99"/>
    <w:semiHidden/>
    <w:unhideWhenUsed/>
    <w:rsid w:val="009D05A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9D05A3"/>
    <w:rPr>
      <w:rFonts w:ascii="Tahoma" w:eastAsia="Calibri" w:hAnsi="Tahoma" w:cs="Tahoma"/>
      <w:sz w:val="16"/>
      <w:szCs w:val="16"/>
    </w:rPr>
  </w:style>
  <w:style w:type="paragraph" w:styleId="Rodap">
    <w:name w:val="footer"/>
    <w:basedOn w:val="Normal"/>
    <w:link w:val="RodapChar"/>
    <w:uiPriority w:val="99"/>
    <w:unhideWhenUsed/>
    <w:rsid w:val="002474DA"/>
    <w:pPr>
      <w:tabs>
        <w:tab w:val="center" w:pos="4252"/>
        <w:tab w:val="right" w:pos="8504"/>
      </w:tabs>
      <w:spacing w:line="240" w:lineRule="auto"/>
    </w:pPr>
  </w:style>
  <w:style w:type="character" w:customStyle="1" w:styleId="RodapChar">
    <w:name w:val="Rodapé Char"/>
    <w:link w:val="Rodap"/>
    <w:uiPriority w:val="99"/>
    <w:rsid w:val="002474DA"/>
    <w:rPr>
      <w:rFonts w:ascii="Arial" w:eastAsia="Calibri" w:hAnsi="Arial" w:cs="Arial"/>
      <w:sz w:val="24"/>
      <w:szCs w:val="24"/>
    </w:rPr>
  </w:style>
  <w:style w:type="paragraph" w:styleId="PargrafodaLista">
    <w:name w:val="List Paragraph"/>
    <w:basedOn w:val="Normal"/>
    <w:uiPriority w:val="34"/>
    <w:qFormat/>
    <w:rsid w:val="009A7930"/>
    <w:pPr>
      <w:ind w:left="720"/>
      <w:contextualSpacing/>
    </w:pPr>
  </w:style>
  <w:style w:type="paragraph" w:styleId="Recuodecorpodetexto2">
    <w:name w:val="Body Text Indent 2"/>
    <w:basedOn w:val="Normal"/>
    <w:link w:val="Recuodecorpodetexto2Char"/>
    <w:uiPriority w:val="99"/>
    <w:semiHidden/>
    <w:unhideWhenUsed/>
    <w:rsid w:val="009A7930"/>
    <w:pPr>
      <w:spacing w:after="120" w:line="480" w:lineRule="auto"/>
      <w:ind w:left="283"/>
    </w:pPr>
  </w:style>
  <w:style w:type="character" w:customStyle="1" w:styleId="Recuodecorpodetexto2Char">
    <w:name w:val="Recuo de corpo de texto 2 Char"/>
    <w:link w:val="Recuodecorpodetexto2"/>
    <w:uiPriority w:val="99"/>
    <w:semiHidden/>
    <w:rsid w:val="009A7930"/>
    <w:rPr>
      <w:rFonts w:ascii="Arial" w:eastAsia="Calibri" w:hAnsi="Arial" w:cs="Arial"/>
      <w:sz w:val="24"/>
      <w:szCs w:val="24"/>
    </w:rPr>
  </w:style>
  <w:style w:type="paragraph" w:styleId="NormalWeb">
    <w:name w:val="Normal (Web)"/>
    <w:basedOn w:val="Normal"/>
    <w:uiPriority w:val="99"/>
    <w:unhideWhenUsed/>
    <w:qFormat/>
    <w:rsid w:val="009A7930"/>
    <w:pPr>
      <w:spacing w:before="100" w:beforeAutospacing="1" w:after="100" w:afterAutospacing="1" w:line="240" w:lineRule="auto"/>
      <w:jc w:val="left"/>
    </w:pPr>
    <w:rPr>
      <w:rFonts w:ascii="Times New Roman" w:eastAsia="Times New Roman" w:hAnsi="Times New Roman" w:cs="Times New Roman"/>
      <w:lang w:eastAsia="pt-BR"/>
    </w:rPr>
  </w:style>
  <w:style w:type="table" w:styleId="Tabelacomgrade">
    <w:name w:val="Table Grid"/>
    <w:basedOn w:val="Tabelanormal"/>
    <w:uiPriority w:val="39"/>
    <w:rsid w:val="00C923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linkVisitado">
    <w:name w:val="FollowedHyperlink"/>
    <w:basedOn w:val="Fontepargpadro"/>
    <w:uiPriority w:val="99"/>
    <w:semiHidden/>
    <w:unhideWhenUsed/>
    <w:rsid w:val="00311201"/>
    <w:rPr>
      <w:color w:val="800080" w:themeColor="followedHyperlink"/>
      <w:u w:val="single"/>
    </w:rPr>
  </w:style>
  <w:style w:type="paragraph" w:customStyle="1" w:styleId="Default">
    <w:name w:val="Default"/>
    <w:rsid w:val="00C405A7"/>
    <w:pPr>
      <w:autoSpaceDE w:val="0"/>
      <w:autoSpaceDN w:val="0"/>
      <w:adjustRightInd w:val="0"/>
    </w:pPr>
    <w:rPr>
      <w:rFonts w:ascii="Arial" w:hAnsi="Arial" w:cs="Arial"/>
      <w:color w:val="000000"/>
      <w:sz w:val="24"/>
      <w:szCs w:val="24"/>
    </w:rPr>
  </w:style>
  <w:style w:type="character" w:customStyle="1" w:styleId="Ttulo4Char">
    <w:name w:val="Título 4 Char"/>
    <w:basedOn w:val="Fontepargpadro"/>
    <w:link w:val="Ttulo4"/>
    <w:uiPriority w:val="9"/>
    <w:semiHidden/>
    <w:rsid w:val="005D4158"/>
    <w:rPr>
      <w:rFonts w:asciiTheme="majorHAnsi" w:eastAsiaTheme="majorEastAsia" w:hAnsiTheme="majorHAnsi" w:cstheme="majorBidi"/>
      <w:b/>
      <w:bCs/>
      <w:i/>
      <w:iCs/>
      <w:color w:val="4F81BD" w:themeColor="accent1"/>
      <w:sz w:val="24"/>
      <w:szCs w:val="24"/>
      <w:lang w:eastAsia="en-US"/>
    </w:rPr>
  </w:style>
  <w:style w:type="paragraph" w:customStyle="1" w:styleId="Corpodotexto">
    <w:name w:val="Corpo do texto"/>
    <w:basedOn w:val="Normal"/>
    <w:rsid w:val="00DF3597"/>
    <w:pPr>
      <w:suppressAutoHyphens/>
      <w:spacing w:before="120" w:after="120"/>
    </w:pPr>
    <w:rPr>
      <w:rFonts w:eastAsia="Times New Roman"/>
      <w:b/>
      <w:bCs/>
      <w:szCs w:val="22"/>
      <w:lang w:eastAsia="pt-BR"/>
    </w:rPr>
  </w:style>
  <w:style w:type="table" w:customStyle="1" w:styleId="12">
    <w:name w:val="12"/>
    <w:basedOn w:val="Tabelanormal"/>
    <w:rsid w:val="0086322B"/>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Textodenotaderodap">
    <w:name w:val="footnote text"/>
    <w:basedOn w:val="Normal"/>
    <w:link w:val="TextodenotaderodapChar"/>
    <w:uiPriority w:val="99"/>
    <w:semiHidden/>
    <w:unhideWhenUsed/>
    <w:rsid w:val="0086322B"/>
    <w:pPr>
      <w:spacing w:line="240" w:lineRule="auto"/>
    </w:pPr>
    <w:rPr>
      <w:rFonts w:ascii="Calibri" w:eastAsiaTheme="minorEastAsia" w:hAnsi="Calibri" w:cs="Calibri"/>
      <w:color w:val="000000"/>
      <w:sz w:val="20"/>
      <w:szCs w:val="20"/>
      <w:lang w:eastAsia="ko-KR"/>
    </w:rPr>
  </w:style>
  <w:style w:type="character" w:customStyle="1" w:styleId="TextodenotaderodapChar">
    <w:name w:val="Texto de nota de rodapé Char"/>
    <w:basedOn w:val="Fontepargpadro"/>
    <w:link w:val="Textodenotaderodap"/>
    <w:uiPriority w:val="99"/>
    <w:semiHidden/>
    <w:rsid w:val="0086322B"/>
    <w:rPr>
      <w:rFonts w:eastAsiaTheme="minorEastAsia" w:cs="Calibri"/>
      <w:color w:val="000000"/>
      <w:lang w:eastAsia="ko-KR"/>
    </w:rPr>
  </w:style>
  <w:style w:type="character" w:styleId="Refdenotaderodap">
    <w:name w:val="footnote reference"/>
    <w:basedOn w:val="Fontepargpadro"/>
    <w:uiPriority w:val="99"/>
    <w:semiHidden/>
    <w:unhideWhenUsed/>
    <w:rsid w:val="0086322B"/>
    <w:rPr>
      <w:vertAlign w:val="superscript"/>
    </w:rPr>
  </w:style>
  <w:style w:type="paragraph" w:customStyle="1" w:styleId="Subttulo2">
    <w:name w:val="Subtítulo 2"/>
    <w:basedOn w:val="Normal"/>
    <w:link w:val="Subttulo2Char"/>
    <w:qFormat/>
    <w:rsid w:val="00C81822"/>
    <w:pPr>
      <w:keepNext/>
      <w:numPr>
        <w:ilvl w:val="1"/>
      </w:numPr>
      <w:tabs>
        <w:tab w:val="num" w:pos="0"/>
      </w:tabs>
      <w:suppressAutoHyphens/>
      <w:spacing w:before="240" w:after="240" w:line="240" w:lineRule="auto"/>
      <w:jc w:val="left"/>
      <w:outlineLvl w:val="1"/>
    </w:pPr>
    <w:rPr>
      <w:rFonts w:eastAsia="Times New Roman" w:cs="Times New Roman"/>
      <w:b/>
      <w:bCs/>
      <w:iCs/>
      <w:szCs w:val="28"/>
      <w:lang w:eastAsia="ar-SA"/>
    </w:rPr>
  </w:style>
  <w:style w:type="paragraph" w:styleId="Legenda">
    <w:name w:val="caption"/>
    <w:basedOn w:val="SemEspaamento"/>
    <w:next w:val="Normal"/>
    <w:uiPriority w:val="35"/>
    <w:unhideWhenUsed/>
    <w:qFormat/>
    <w:rsid w:val="00293309"/>
    <w:pPr>
      <w:spacing w:after="200"/>
      <w:jc w:val="center"/>
    </w:pPr>
    <w:rPr>
      <w:b/>
      <w:bCs/>
      <w:sz w:val="20"/>
      <w:szCs w:val="18"/>
    </w:rPr>
  </w:style>
  <w:style w:type="character" w:customStyle="1" w:styleId="Subttulo2Char">
    <w:name w:val="Subtítulo 2 Char"/>
    <w:basedOn w:val="Fontepargpadro"/>
    <w:link w:val="Subttulo2"/>
    <w:rsid w:val="00C81822"/>
    <w:rPr>
      <w:rFonts w:ascii="Arial" w:eastAsia="Times New Roman" w:hAnsi="Arial"/>
      <w:b/>
      <w:bCs/>
      <w:iCs/>
      <w:sz w:val="24"/>
      <w:szCs w:val="28"/>
      <w:lang w:eastAsia="ar-SA"/>
    </w:rPr>
  </w:style>
  <w:style w:type="table" w:customStyle="1" w:styleId="11">
    <w:name w:val="11"/>
    <w:basedOn w:val="Tabelanormal"/>
    <w:rsid w:val="00B05A5D"/>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0">
    <w:name w:val="10"/>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9">
    <w:name w:val="9"/>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8">
    <w:name w:val="8"/>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6">
    <w:name w:val="6"/>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4">
    <w:name w:val="4"/>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3">
    <w:name w:val="3"/>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2">
    <w:name w:val="2"/>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
    <w:name w:val="1"/>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SemEspaamento">
    <w:name w:val="No Spacing"/>
    <w:uiPriority w:val="1"/>
    <w:qFormat/>
    <w:rsid w:val="00293309"/>
    <w:pPr>
      <w:jc w:val="both"/>
    </w:pPr>
    <w:rPr>
      <w:rFonts w:ascii="Arial" w:hAnsi="Arial" w:cs="Arial"/>
      <w:sz w:val="24"/>
      <w:szCs w:val="24"/>
      <w:lang w:eastAsia="en-US"/>
    </w:rPr>
  </w:style>
  <w:style w:type="paragraph" w:styleId="ndicedeilustraes">
    <w:name w:val="table of figures"/>
    <w:basedOn w:val="Normal"/>
    <w:next w:val="Normal"/>
    <w:uiPriority w:val="99"/>
    <w:unhideWhenUsed/>
    <w:rsid w:val="00DE1447"/>
    <w:pPr>
      <w:suppressAutoHyphens/>
      <w:spacing w:after="120"/>
      <w:ind w:firstLine="709"/>
    </w:pPr>
    <w:rPr>
      <w:rFonts w:eastAsia="Arial"/>
      <w:color w:val="000000" w:themeColor="text1"/>
      <w:kern w:val="1"/>
      <w:lang w:eastAsia="ar-SA"/>
    </w:rPr>
  </w:style>
  <w:style w:type="paragraph" w:styleId="Citao">
    <w:name w:val="Quote"/>
    <w:basedOn w:val="Normal"/>
    <w:next w:val="Normal"/>
    <w:link w:val="CitaoChar"/>
    <w:uiPriority w:val="29"/>
    <w:qFormat/>
    <w:rsid w:val="00500ECD"/>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500ECD"/>
    <w:rPr>
      <w:rFonts w:ascii="Arial" w:hAnsi="Arial" w:cs="Arial"/>
      <w:iCs/>
      <w:color w:val="000000" w:themeColor="text1"/>
      <w:szCs w:val="24"/>
      <w:lang w:eastAsia="en-US"/>
    </w:rPr>
  </w:style>
  <w:style w:type="paragraph" w:styleId="Pr-formataoHTML">
    <w:name w:val="HTML Preformatted"/>
    <w:basedOn w:val="Normal"/>
    <w:link w:val="Pr-formataoHTMLChar"/>
    <w:uiPriority w:val="99"/>
    <w:unhideWhenUsed/>
    <w:rsid w:val="00F85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ko-KR"/>
    </w:rPr>
  </w:style>
  <w:style w:type="character" w:customStyle="1" w:styleId="Pr-formataoHTMLChar">
    <w:name w:val="Pré-formatação HTML Char"/>
    <w:basedOn w:val="Fontepargpadro"/>
    <w:link w:val="Pr-formataoHTML"/>
    <w:uiPriority w:val="99"/>
    <w:rsid w:val="00F855F7"/>
    <w:rPr>
      <w:rFonts w:ascii="Courier New" w:eastAsia="Times New Roman" w:hAnsi="Courier New" w:cs="Courier New"/>
      <w:lang w:eastAsia="ko-KR"/>
    </w:rPr>
  </w:style>
  <w:style w:type="character" w:styleId="TextodoEspaoReservado">
    <w:name w:val="Placeholder Text"/>
    <w:basedOn w:val="Fontepargpadro"/>
    <w:uiPriority w:val="99"/>
    <w:semiHidden/>
    <w:rsid w:val="00D70239"/>
    <w:rPr>
      <w:color w:val="808080"/>
    </w:rPr>
  </w:style>
  <w:style w:type="character" w:customStyle="1" w:styleId="LegendaTabelaChar">
    <w:name w:val="Legenda Tabela Char"/>
    <w:basedOn w:val="Fontepargpadro"/>
    <w:link w:val="LegendaTabela"/>
    <w:locked/>
    <w:rsid w:val="00F67597"/>
    <w:rPr>
      <w:rFonts w:ascii="Arial" w:hAnsi="Arial" w:cs="Arial"/>
      <w:b/>
      <w:sz w:val="18"/>
    </w:rPr>
  </w:style>
  <w:style w:type="paragraph" w:customStyle="1" w:styleId="LegendaTabela">
    <w:name w:val="Legenda Tabela"/>
    <w:basedOn w:val="Normal"/>
    <w:link w:val="LegendaTabelaChar"/>
    <w:qFormat/>
    <w:rsid w:val="00F67597"/>
    <w:pPr>
      <w:spacing w:after="160"/>
      <w:ind w:firstLine="709"/>
      <w:jc w:val="center"/>
    </w:pPr>
    <w:rPr>
      <w:b/>
      <w:sz w:val="18"/>
      <w:szCs w:val="20"/>
      <w:lang w:eastAsia="pt-BR"/>
    </w:rPr>
  </w:style>
  <w:style w:type="character" w:styleId="nfase">
    <w:name w:val="Emphasis"/>
    <w:basedOn w:val="Fontepargpadro"/>
    <w:uiPriority w:val="20"/>
    <w:qFormat/>
    <w:rsid w:val="009E5AD9"/>
    <w:rPr>
      <w:i/>
      <w:iCs/>
    </w:rPr>
  </w:style>
  <w:style w:type="paragraph" w:customStyle="1" w:styleId="TCC">
    <w:name w:val="TCC"/>
    <w:basedOn w:val="Corpodetexto"/>
    <w:link w:val="TCCChar"/>
    <w:qFormat/>
    <w:rsid w:val="00C306AD"/>
    <w:pPr>
      <w:widowControl w:val="0"/>
      <w:autoSpaceDE w:val="0"/>
      <w:autoSpaceDN w:val="0"/>
      <w:spacing w:before="158" w:after="0" w:line="360" w:lineRule="auto"/>
      <w:ind w:left="122" w:right="716" w:firstLine="707"/>
    </w:pPr>
    <w:rPr>
      <w:rFonts w:eastAsia="Arial" w:cs="Arial"/>
      <w:szCs w:val="24"/>
      <w:lang w:val="pt-PT" w:eastAsia="pt-PT" w:bidi="pt-PT"/>
    </w:rPr>
  </w:style>
  <w:style w:type="character" w:customStyle="1" w:styleId="TCCChar">
    <w:name w:val="TCC Char"/>
    <w:basedOn w:val="CorpodetextoChar"/>
    <w:link w:val="TCC"/>
    <w:rsid w:val="00C306AD"/>
    <w:rPr>
      <w:rFonts w:ascii="Arial" w:eastAsia="Arial" w:hAnsi="Arial" w:cs="Arial"/>
      <w:sz w:val="24"/>
      <w:szCs w:val="24"/>
      <w:lang w:val="pt-PT" w:eastAsia="pt-PT" w:bidi="pt-PT"/>
    </w:rPr>
  </w:style>
  <w:style w:type="character" w:styleId="Refdecomentrio">
    <w:name w:val="annotation reference"/>
    <w:basedOn w:val="Fontepargpadro"/>
    <w:uiPriority w:val="99"/>
    <w:semiHidden/>
    <w:unhideWhenUsed/>
    <w:rsid w:val="0022687A"/>
    <w:rPr>
      <w:sz w:val="16"/>
      <w:szCs w:val="16"/>
    </w:rPr>
  </w:style>
  <w:style w:type="paragraph" w:styleId="Textodecomentrio">
    <w:name w:val="annotation text"/>
    <w:basedOn w:val="Normal"/>
    <w:link w:val="TextodecomentrioChar"/>
    <w:uiPriority w:val="99"/>
    <w:semiHidden/>
    <w:unhideWhenUsed/>
    <w:rsid w:val="0022687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2687A"/>
    <w:rPr>
      <w:rFonts w:ascii="Arial" w:hAnsi="Arial" w:cs="Arial"/>
      <w:lang w:eastAsia="en-US"/>
    </w:rPr>
  </w:style>
  <w:style w:type="paragraph" w:styleId="Assuntodocomentrio">
    <w:name w:val="annotation subject"/>
    <w:basedOn w:val="Textodecomentrio"/>
    <w:next w:val="Textodecomentrio"/>
    <w:link w:val="AssuntodocomentrioChar"/>
    <w:uiPriority w:val="99"/>
    <w:semiHidden/>
    <w:unhideWhenUsed/>
    <w:rsid w:val="0022687A"/>
    <w:rPr>
      <w:b/>
      <w:bCs/>
    </w:rPr>
  </w:style>
  <w:style w:type="character" w:customStyle="1" w:styleId="AssuntodocomentrioChar">
    <w:name w:val="Assunto do comentário Char"/>
    <w:basedOn w:val="TextodecomentrioChar"/>
    <w:link w:val="Assuntodocomentrio"/>
    <w:uiPriority w:val="99"/>
    <w:semiHidden/>
    <w:rsid w:val="0022687A"/>
    <w:rPr>
      <w:rFonts w:ascii="Arial" w:hAnsi="Arial" w:cs="Arial"/>
      <w:b/>
      <w:bCs/>
      <w:lang w:eastAsia="en-US"/>
    </w:rPr>
  </w:style>
  <w:style w:type="character" w:customStyle="1" w:styleId="MenoPendente1">
    <w:name w:val="Menção Pendente1"/>
    <w:basedOn w:val="Fontepargpadro"/>
    <w:uiPriority w:val="99"/>
    <w:semiHidden/>
    <w:unhideWhenUsed/>
    <w:rsid w:val="00086AFE"/>
    <w:rPr>
      <w:color w:val="605E5C"/>
      <w:shd w:val="clear" w:color="auto" w:fill="E1DFDD"/>
    </w:rPr>
  </w:style>
  <w:style w:type="paragraph" w:styleId="Commarcadores">
    <w:name w:val="List Bullet"/>
    <w:basedOn w:val="Normal"/>
    <w:uiPriority w:val="99"/>
    <w:semiHidden/>
    <w:unhideWhenUsed/>
    <w:rsid w:val="00285B04"/>
    <w:pPr>
      <w:numPr>
        <w:numId w:val="21"/>
      </w:numPr>
      <w:spacing w:after="200" w:line="276" w:lineRule="auto"/>
      <w:contextualSpacing/>
      <w:jc w:val="left"/>
    </w:pPr>
    <w:rPr>
      <w:rFonts w:eastAsiaTheme="minorEastAsia"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0326">
      <w:bodyDiv w:val="1"/>
      <w:marLeft w:val="0"/>
      <w:marRight w:val="0"/>
      <w:marTop w:val="0"/>
      <w:marBottom w:val="0"/>
      <w:divBdr>
        <w:top w:val="none" w:sz="0" w:space="0" w:color="auto"/>
        <w:left w:val="none" w:sz="0" w:space="0" w:color="auto"/>
        <w:bottom w:val="none" w:sz="0" w:space="0" w:color="auto"/>
        <w:right w:val="none" w:sz="0" w:space="0" w:color="auto"/>
      </w:divBdr>
    </w:div>
    <w:div w:id="324481251">
      <w:bodyDiv w:val="1"/>
      <w:marLeft w:val="0"/>
      <w:marRight w:val="0"/>
      <w:marTop w:val="0"/>
      <w:marBottom w:val="0"/>
      <w:divBdr>
        <w:top w:val="none" w:sz="0" w:space="0" w:color="auto"/>
        <w:left w:val="none" w:sz="0" w:space="0" w:color="auto"/>
        <w:bottom w:val="none" w:sz="0" w:space="0" w:color="auto"/>
        <w:right w:val="none" w:sz="0" w:space="0" w:color="auto"/>
      </w:divBdr>
    </w:div>
    <w:div w:id="394283318">
      <w:bodyDiv w:val="1"/>
      <w:marLeft w:val="0"/>
      <w:marRight w:val="0"/>
      <w:marTop w:val="0"/>
      <w:marBottom w:val="0"/>
      <w:divBdr>
        <w:top w:val="none" w:sz="0" w:space="0" w:color="auto"/>
        <w:left w:val="none" w:sz="0" w:space="0" w:color="auto"/>
        <w:bottom w:val="none" w:sz="0" w:space="0" w:color="auto"/>
        <w:right w:val="none" w:sz="0" w:space="0" w:color="auto"/>
      </w:divBdr>
    </w:div>
    <w:div w:id="412967779">
      <w:bodyDiv w:val="1"/>
      <w:marLeft w:val="0"/>
      <w:marRight w:val="0"/>
      <w:marTop w:val="0"/>
      <w:marBottom w:val="0"/>
      <w:divBdr>
        <w:top w:val="none" w:sz="0" w:space="0" w:color="auto"/>
        <w:left w:val="none" w:sz="0" w:space="0" w:color="auto"/>
        <w:bottom w:val="none" w:sz="0" w:space="0" w:color="auto"/>
        <w:right w:val="none" w:sz="0" w:space="0" w:color="auto"/>
      </w:divBdr>
    </w:div>
    <w:div w:id="462769432">
      <w:bodyDiv w:val="1"/>
      <w:marLeft w:val="0"/>
      <w:marRight w:val="0"/>
      <w:marTop w:val="0"/>
      <w:marBottom w:val="0"/>
      <w:divBdr>
        <w:top w:val="none" w:sz="0" w:space="0" w:color="auto"/>
        <w:left w:val="none" w:sz="0" w:space="0" w:color="auto"/>
        <w:bottom w:val="none" w:sz="0" w:space="0" w:color="auto"/>
        <w:right w:val="none" w:sz="0" w:space="0" w:color="auto"/>
      </w:divBdr>
      <w:divsChild>
        <w:div w:id="1613054131">
          <w:marLeft w:val="0"/>
          <w:marRight w:val="0"/>
          <w:marTop w:val="120"/>
          <w:marBottom w:val="0"/>
          <w:divBdr>
            <w:top w:val="none" w:sz="0" w:space="0" w:color="auto"/>
            <w:left w:val="none" w:sz="0" w:space="0" w:color="auto"/>
            <w:bottom w:val="none" w:sz="0" w:space="0" w:color="auto"/>
            <w:right w:val="none" w:sz="0" w:space="0" w:color="auto"/>
          </w:divBdr>
        </w:div>
        <w:div w:id="1673296904">
          <w:marLeft w:val="0"/>
          <w:marRight w:val="0"/>
          <w:marTop w:val="120"/>
          <w:marBottom w:val="0"/>
          <w:divBdr>
            <w:top w:val="none" w:sz="0" w:space="0" w:color="auto"/>
            <w:left w:val="none" w:sz="0" w:space="0" w:color="auto"/>
            <w:bottom w:val="none" w:sz="0" w:space="0" w:color="auto"/>
            <w:right w:val="none" w:sz="0" w:space="0" w:color="auto"/>
          </w:divBdr>
        </w:div>
      </w:divsChild>
    </w:div>
    <w:div w:id="484590699">
      <w:bodyDiv w:val="1"/>
      <w:marLeft w:val="0"/>
      <w:marRight w:val="0"/>
      <w:marTop w:val="0"/>
      <w:marBottom w:val="0"/>
      <w:divBdr>
        <w:top w:val="none" w:sz="0" w:space="0" w:color="auto"/>
        <w:left w:val="none" w:sz="0" w:space="0" w:color="auto"/>
        <w:bottom w:val="none" w:sz="0" w:space="0" w:color="auto"/>
        <w:right w:val="none" w:sz="0" w:space="0" w:color="auto"/>
      </w:divBdr>
    </w:div>
    <w:div w:id="489754278">
      <w:bodyDiv w:val="1"/>
      <w:marLeft w:val="0"/>
      <w:marRight w:val="0"/>
      <w:marTop w:val="0"/>
      <w:marBottom w:val="0"/>
      <w:divBdr>
        <w:top w:val="none" w:sz="0" w:space="0" w:color="auto"/>
        <w:left w:val="none" w:sz="0" w:space="0" w:color="auto"/>
        <w:bottom w:val="none" w:sz="0" w:space="0" w:color="auto"/>
        <w:right w:val="none" w:sz="0" w:space="0" w:color="auto"/>
      </w:divBdr>
      <w:divsChild>
        <w:div w:id="468862525">
          <w:marLeft w:val="0"/>
          <w:marRight w:val="0"/>
          <w:marTop w:val="120"/>
          <w:marBottom w:val="0"/>
          <w:divBdr>
            <w:top w:val="none" w:sz="0" w:space="0" w:color="auto"/>
            <w:left w:val="none" w:sz="0" w:space="0" w:color="auto"/>
            <w:bottom w:val="none" w:sz="0" w:space="0" w:color="auto"/>
            <w:right w:val="none" w:sz="0" w:space="0" w:color="auto"/>
          </w:divBdr>
        </w:div>
        <w:div w:id="964197040">
          <w:marLeft w:val="0"/>
          <w:marRight w:val="0"/>
          <w:marTop w:val="120"/>
          <w:marBottom w:val="0"/>
          <w:divBdr>
            <w:top w:val="none" w:sz="0" w:space="0" w:color="auto"/>
            <w:left w:val="none" w:sz="0" w:space="0" w:color="auto"/>
            <w:bottom w:val="none" w:sz="0" w:space="0" w:color="auto"/>
            <w:right w:val="none" w:sz="0" w:space="0" w:color="auto"/>
          </w:divBdr>
        </w:div>
        <w:div w:id="1579973795">
          <w:marLeft w:val="547"/>
          <w:marRight w:val="0"/>
          <w:marTop w:val="96"/>
          <w:marBottom w:val="0"/>
          <w:divBdr>
            <w:top w:val="none" w:sz="0" w:space="0" w:color="auto"/>
            <w:left w:val="none" w:sz="0" w:space="0" w:color="auto"/>
            <w:bottom w:val="none" w:sz="0" w:space="0" w:color="auto"/>
            <w:right w:val="none" w:sz="0" w:space="0" w:color="auto"/>
          </w:divBdr>
        </w:div>
      </w:divsChild>
    </w:div>
    <w:div w:id="497311561">
      <w:bodyDiv w:val="1"/>
      <w:marLeft w:val="0"/>
      <w:marRight w:val="0"/>
      <w:marTop w:val="0"/>
      <w:marBottom w:val="0"/>
      <w:divBdr>
        <w:top w:val="none" w:sz="0" w:space="0" w:color="auto"/>
        <w:left w:val="none" w:sz="0" w:space="0" w:color="auto"/>
        <w:bottom w:val="none" w:sz="0" w:space="0" w:color="auto"/>
        <w:right w:val="none" w:sz="0" w:space="0" w:color="auto"/>
      </w:divBdr>
    </w:div>
    <w:div w:id="556431915">
      <w:bodyDiv w:val="1"/>
      <w:marLeft w:val="0"/>
      <w:marRight w:val="0"/>
      <w:marTop w:val="0"/>
      <w:marBottom w:val="0"/>
      <w:divBdr>
        <w:top w:val="none" w:sz="0" w:space="0" w:color="auto"/>
        <w:left w:val="none" w:sz="0" w:space="0" w:color="auto"/>
        <w:bottom w:val="none" w:sz="0" w:space="0" w:color="auto"/>
        <w:right w:val="none" w:sz="0" w:space="0" w:color="auto"/>
      </w:divBdr>
    </w:div>
    <w:div w:id="581380751">
      <w:bodyDiv w:val="1"/>
      <w:marLeft w:val="0"/>
      <w:marRight w:val="0"/>
      <w:marTop w:val="0"/>
      <w:marBottom w:val="0"/>
      <w:divBdr>
        <w:top w:val="none" w:sz="0" w:space="0" w:color="auto"/>
        <w:left w:val="none" w:sz="0" w:space="0" w:color="auto"/>
        <w:bottom w:val="none" w:sz="0" w:space="0" w:color="auto"/>
        <w:right w:val="none" w:sz="0" w:space="0" w:color="auto"/>
      </w:divBdr>
    </w:div>
    <w:div w:id="596448780">
      <w:bodyDiv w:val="1"/>
      <w:marLeft w:val="0"/>
      <w:marRight w:val="0"/>
      <w:marTop w:val="0"/>
      <w:marBottom w:val="0"/>
      <w:divBdr>
        <w:top w:val="none" w:sz="0" w:space="0" w:color="auto"/>
        <w:left w:val="none" w:sz="0" w:space="0" w:color="auto"/>
        <w:bottom w:val="none" w:sz="0" w:space="0" w:color="auto"/>
        <w:right w:val="none" w:sz="0" w:space="0" w:color="auto"/>
      </w:divBdr>
    </w:div>
    <w:div w:id="642008738">
      <w:bodyDiv w:val="1"/>
      <w:marLeft w:val="0"/>
      <w:marRight w:val="0"/>
      <w:marTop w:val="0"/>
      <w:marBottom w:val="0"/>
      <w:divBdr>
        <w:top w:val="none" w:sz="0" w:space="0" w:color="auto"/>
        <w:left w:val="none" w:sz="0" w:space="0" w:color="auto"/>
        <w:bottom w:val="none" w:sz="0" w:space="0" w:color="auto"/>
        <w:right w:val="none" w:sz="0" w:space="0" w:color="auto"/>
      </w:divBdr>
    </w:div>
    <w:div w:id="665785672">
      <w:bodyDiv w:val="1"/>
      <w:marLeft w:val="0"/>
      <w:marRight w:val="0"/>
      <w:marTop w:val="0"/>
      <w:marBottom w:val="0"/>
      <w:divBdr>
        <w:top w:val="none" w:sz="0" w:space="0" w:color="auto"/>
        <w:left w:val="none" w:sz="0" w:space="0" w:color="auto"/>
        <w:bottom w:val="none" w:sz="0" w:space="0" w:color="auto"/>
        <w:right w:val="none" w:sz="0" w:space="0" w:color="auto"/>
      </w:divBdr>
    </w:div>
    <w:div w:id="676157880">
      <w:bodyDiv w:val="1"/>
      <w:marLeft w:val="0"/>
      <w:marRight w:val="0"/>
      <w:marTop w:val="0"/>
      <w:marBottom w:val="0"/>
      <w:divBdr>
        <w:top w:val="none" w:sz="0" w:space="0" w:color="auto"/>
        <w:left w:val="none" w:sz="0" w:space="0" w:color="auto"/>
        <w:bottom w:val="none" w:sz="0" w:space="0" w:color="auto"/>
        <w:right w:val="none" w:sz="0" w:space="0" w:color="auto"/>
      </w:divBdr>
    </w:div>
    <w:div w:id="692918818">
      <w:bodyDiv w:val="1"/>
      <w:marLeft w:val="0"/>
      <w:marRight w:val="0"/>
      <w:marTop w:val="0"/>
      <w:marBottom w:val="0"/>
      <w:divBdr>
        <w:top w:val="none" w:sz="0" w:space="0" w:color="auto"/>
        <w:left w:val="none" w:sz="0" w:space="0" w:color="auto"/>
        <w:bottom w:val="none" w:sz="0" w:space="0" w:color="auto"/>
        <w:right w:val="none" w:sz="0" w:space="0" w:color="auto"/>
      </w:divBdr>
    </w:div>
    <w:div w:id="708074125">
      <w:bodyDiv w:val="1"/>
      <w:marLeft w:val="0"/>
      <w:marRight w:val="0"/>
      <w:marTop w:val="0"/>
      <w:marBottom w:val="0"/>
      <w:divBdr>
        <w:top w:val="none" w:sz="0" w:space="0" w:color="auto"/>
        <w:left w:val="none" w:sz="0" w:space="0" w:color="auto"/>
        <w:bottom w:val="none" w:sz="0" w:space="0" w:color="auto"/>
        <w:right w:val="none" w:sz="0" w:space="0" w:color="auto"/>
      </w:divBdr>
    </w:div>
    <w:div w:id="710349726">
      <w:bodyDiv w:val="1"/>
      <w:marLeft w:val="0"/>
      <w:marRight w:val="0"/>
      <w:marTop w:val="0"/>
      <w:marBottom w:val="0"/>
      <w:divBdr>
        <w:top w:val="none" w:sz="0" w:space="0" w:color="auto"/>
        <w:left w:val="none" w:sz="0" w:space="0" w:color="auto"/>
        <w:bottom w:val="none" w:sz="0" w:space="0" w:color="auto"/>
        <w:right w:val="none" w:sz="0" w:space="0" w:color="auto"/>
      </w:divBdr>
    </w:div>
    <w:div w:id="733897950">
      <w:bodyDiv w:val="1"/>
      <w:marLeft w:val="0"/>
      <w:marRight w:val="0"/>
      <w:marTop w:val="0"/>
      <w:marBottom w:val="0"/>
      <w:divBdr>
        <w:top w:val="none" w:sz="0" w:space="0" w:color="auto"/>
        <w:left w:val="none" w:sz="0" w:space="0" w:color="auto"/>
        <w:bottom w:val="none" w:sz="0" w:space="0" w:color="auto"/>
        <w:right w:val="none" w:sz="0" w:space="0" w:color="auto"/>
      </w:divBdr>
      <w:divsChild>
        <w:div w:id="57673748">
          <w:marLeft w:val="0"/>
          <w:marRight w:val="0"/>
          <w:marTop w:val="96"/>
          <w:marBottom w:val="0"/>
          <w:divBdr>
            <w:top w:val="none" w:sz="0" w:space="0" w:color="auto"/>
            <w:left w:val="none" w:sz="0" w:space="0" w:color="auto"/>
            <w:bottom w:val="none" w:sz="0" w:space="0" w:color="auto"/>
            <w:right w:val="none" w:sz="0" w:space="0" w:color="auto"/>
          </w:divBdr>
        </w:div>
        <w:div w:id="932511894">
          <w:marLeft w:val="0"/>
          <w:marRight w:val="0"/>
          <w:marTop w:val="96"/>
          <w:marBottom w:val="0"/>
          <w:divBdr>
            <w:top w:val="none" w:sz="0" w:space="0" w:color="auto"/>
            <w:left w:val="none" w:sz="0" w:space="0" w:color="auto"/>
            <w:bottom w:val="none" w:sz="0" w:space="0" w:color="auto"/>
            <w:right w:val="none" w:sz="0" w:space="0" w:color="auto"/>
          </w:divBdr>
        </w:div>
        <w:div w:id="984354091">
          <w:marLeft w:val="0"/>
          <w:marRight w:val="0"/>
          <w:marTop w:val="96"/>
          <w:marBottom w:val="0"/>
          <w:divBdr>
            <w:top w:val="none" w:sz="0" w:space="0" w:color="auto"/>
            <w:left w:val="none" w:sz="0" w:space="0" w:color="auto"/>
            <w:bottom w:val="none" w:sz="0" w:space="0" w:color="auto"/>
            <w:right w:val="none" w:sz="0" w:space="0" w:color="auto"/>
          </w:divBdr>
        </w:div>
        <w:div w:id="1125583374">
          <w:marLeft w:val="0"/>
          <w:marRight w:val="0"/>
          <w:marTop w:val="96"/>
          <w:marBottom w:val="0"/>
          <w:divBdr>
            <w:top w:val="none" w:sz="0" w:space="0" w:color="auto"/>
            <w:left w:val="none" w:sz="0" w:space="0" w:color="auto"/>
            <w:bottom w:val="none" w:sz="0" w:space="0" w:color="auto"/>
            <w:right w:val="none" w:sz="0" w:space="0" w:color="auto"/>
          </w:divBdr>
        </w:div>
        <w:div w:id="1455098376">
          <w:marLeft w:val="0"/>
          <w:marRight w:val="0"/>
          <w:marTop w:val="96"/>
          <w:marBottom w:val="0"/>
          <w:divBdr>
            <w:top w:val="none" w:sz="0" w:space="0" w:color="auto"/>
            <w:left w:val="none" w:sz="0" w:space="0" w:color="auto"/>
            <w:bottom w:val="none" w:sz="0" w:space="0" w:color="auto"/>
            <w:right w:val="none" w:sz="0" w:space="0" w:color="auto"/>
          </w:divBdr>
        </w:div>
      </w:divsChild>
    </w:div>
    <w:div w:id="811092921">
      <w:bodyDiv w:val="1"/>
      <w:marLeft w:val="0"/>
      <w:marRight w:val="0"/>
      <w:marTop w:val="0"/>
      <w:marBottom w:val="0"/>
      <w:divBdr>
        <w:top w:val="none" w:sz="0" w:space="0" w:color="auto"/>
        <w:left w:val="none" w:sz="0" w:space="0" w:color="auto"/>
        <w:bottom w:val="none" w:sz="0" w:space="0" w:color="auto"/>
        <w:right w:val="none" w:sz="0" w:space="0" w:color="auto"/>
      </w:divBdr>
    </w:div>
    <w:div w:id="817890358">
      <w:bodyDiv w:val="1"/>
      <w:marLeft w:val="0"/>
      <w:marRight w:val="0"/>
      <w:marTop w:val="0"/>
      <w:marBottom w:val="0"/>
      <w:divBdr>
        <w:top w:val="none" w:sz="0" w:space="0" w:color="auto"/>
        <w:left w:val="none" w:sz="0" w:space="0" w:color="auto"/>
        <w:bottom w:val="none" w:sz="0" w:space="0" w:color="auto"/>
        <w:right w:val="none" w:sz="0" w:space="0" w:color="auto"/>
      </w:divBdr>
    </w:div>
    <w:div w:id="868488409">
      <w:bodyDiv w:val="1"/>
      <w:marLeft w:val="0"/>
      <w:marRight w:val="0"/>
      <w:marTop w:val="0"/>
      <w:marBottom w:val="0"/>
      <w:divBdr>
        <w:top w:val="none" w:sz="0" w:space="0" w:color="auto"/>
        <w:left w:val="none" w:sz="0" w:space="0" w:color="auto"/>
        <w:bottom w:val="none" w:sz="0" w:space="0" w:color="auto"/>
        <w:right w:val="none" w:sz="0" w:space="0" w:color="auto"/>
      </w:divBdr>
    </w:div>
    <w:div w:id="1008558309">
      <w:bodyDiv w:val="1"/>
      <w:marLeft w:val="0"/>
      <w:marRight w:val="0"/>
      <w:marTop w:val="0"/>
      <w:marBottom w:val="0"/>
      <w:divBdr>
        <w:top w:val="none" w:sz="0" w:space="0" w:color="auto"/>
        <w:left w:val="none" w:sz="0" w:space="0" w:color="auto"/>
        <w:bottom w:val="none" w:sz="0" w:space="0" w:color="auto"/>
        <w:right w:val="none" w:sz="0" w:space="0" w:color="auto"/>
      </w:divBdr>
    </w:div>
    <w:div w:id="1018704315">
      <w:bodyDiv w:val="1"/>
      <w:marLeft w:val="0"/>
      <w:marRight w:val="0"/>
      <w:marTop w:val="0"/>
      <w:marBottom w:val="0"/>
      <w:divBdr>
        <w:top w:val="none" w:sz="0" w:space="0" w:color="auto"/>
        <w:left w:val="none" w:sz="0" w:space="0" w:color="auto"/>
        <w:bottom w:val="none" w:sz="0" w:space="0" w:color="auto"/>
        <w:right w:val="none" w:sz="0" w:space="0" w:color="auto"/>
      </w:divBdr>
    </w:div>
    <w:div w:id="1051728462">
      <w:bodyDiv w:val="1"/>
      <w:marLeft w:val="0"/>
      <w:marRight w:val="0"/>
      <w:marTop w:val="0"/>
      <w:marBottom w:val="0"/>
      <w:divBdr>
        <w:top w:val="none" w:sz="0" w:space="0" w:color="auto"/>
        <w:left w:val="none" w:sz="0" w:space="0" w:color="auto"/>
        <w:bottom w:val="none" w:sz="0" w:space="0" w:color="auto"/>
        <w:right w:val="none" w:sz="0" w:space="0" w:color="auto"/>
      </w:divBdr>
    </w:div>
    <w:div w:id="1075854894">
      <w:bodyDiv w:val="1"/>
      <w:marLeft w:val="0"/>
      <w:marRight w:val="0"/>
      <w:marTop w:val="0"/>
      <w:marBottom w:val="0"/>
      <w:divBdr>
        <w:top w:val="none" w:sz="0" w:space="0" w:color="auto"/>
        <w:left w:val="none" w:sz="0" w:space="0" w:color="auto"/>
        <w:bottom w:val="none" w:sz="0" w:space="0" w:color="auto"/>
        <w:right w:val="none" w:sz="0" w:space="0" w:color="auto"/>
      </w:divBdr>
    </w:div>
    <w:div w:id="1075976535">
      <w:bodyDiv w:val="1"/>
      <w:marLeft w:val="0"/>
      <w:marRight w:val="0"/>
      <w:marTop w:val="0"/>
      <w:marBottom w:val="0"/>
      <w:divBdr>
        <w:top w:val="none" w:sz="0" w:space="0" w:color="auto"/>
        <w:left w:val="none" w:sz="0" w:space="0" w:color="auto"/>
        <w:bottom w:val="none" w:sz="0" w:space="0" w:color="auto"/>
        <w:right w:val="none" w:sz="0" w:space="0" w:color="auto"/>
      </w:divBdr>
    </w:div>
    <w:div w:id="1161388628">
      <w:bodyDiv w:val="1"/>
      <w:marLeft w:val="0"/>
      <w:marRight w:val="0"/>
      <w:marTop w:val="0"/>
      <w:marBottom w:val="0"/>
      <w:divBdr>
        <w:top w:val="none" w:sz="0" w:space="0" w:color="auto"/>
        <w:left w:val="none" w:sz="0" w:space="0" w:color="auto"/>
        <w:bottom w:val="none" w:sz="0" w:space="0" w:color="auto"/>
        <w:right w:val="none" w:sz="0" w:space="0" w:color="auto"/>
      </w:divBdr>
    </w:div>
    <w:div w:id="1177577132">
      <w:bodyDiv w:val="1"/>
      <w:marLeft w:val="0"/>
      <w:marRight w:val="0"/>
      <w:marTop w:val="0"/>
      <w:marBottom w:val="0"/>
      <w:divBdr>
        <w:top w:val="none" w:sz="0" w:space="0" w:color="auto"/>
        <w:left w:val="none" w:sz="0" w:space="0" w:color="auto"/>
        <w:bottom w:val="none" w:sz="0" w:space="0" w:color="auto"/>
        <w:right w:val="none" w:sz="0" w:space="0" w:color="auto"/>
      </w:divBdr>
    </w:div>
    <w:div w:id="1327170199">
      <w:bodyDiv w:val="1"/>
      <w:marLeft w:val="0"/>
      <w:marRight w:val="0"/>
      <w:marTop w:val="0"/>
      <w:marBottom w:val="0"/>
      <w:divBdr>
        <w:top w:val="none" w:sz="0" w:space="0" w:color="auto"/>
        <w:left w:val="none" w:sz="0" w:space="0" w:color="auto"/>
        <w:bottom w:val="none" w:sz="0" w:space="0" w:color="auto"/>
        <w:right w:val="none" w:sz="0" w:space="0" w:color="auto"/>
      </w:divBdr>
    </w:div>
    <w:div w:id="1381175746">
      <w:bodyDiv w:val="1"/>
      <w:marLeft w:val="0"/>
      <w:marRight w:val="0"/>
      <w:marTop w:val="0"/>
      <w:marBottom w:val="0"/>
      <w:divBdr>
        <w:top w:val="none" w:sz="0" w:space="0" w:color="auto"/>
        <w:left w:val="none" w:sz="0" w:space="0" w:color="auto"/>
        <w:bottom w:val="none" w:sz="0" w:space="0" w:color="auto"/>
        <w:right w:val="none" w:sz="0" w:space="0" w:color="auto"/>
      </w:divBdr>
    </w:div>
    <w:div w:id="1411586761">
      <w:bodyDiv w:val="1"/>
      <w:marLeft w:val="0"/>
      <w:marRight w:val="0"/>
      <w:marTop w:val="0"/>
      <w:marBottom w:val="0"/>
      <w:divBdr>
        <w:top w:val="none" w:sz="0" w:space="0" w:color="auto"/>
        <w:left w:val="none" w:sz="0" w:space="0" w:color="auto"/>
        <w:bottom w:val="none" w:sz="0" w:space="0" w:color="auto"/>
        <w:right w:val="none" w:sz="0" w:space="0" w:color="auto"/>
      </w:divBdr>
    </w:div>
    <w:div w:id="1412039803">
      <w:bodyDiv w:val="1"/>
      <w:marLeft w:val="0"/>
      <w:marRight w:val="0"/>
      <w:marTop w:val="0"/>
      <w:marBottom w:val="0"/>
      <w:divBdr>
        <w:top w:val="none" w:sz="0" w:space="0" w:color="auto"/>
        <w:left w:val="none" w:sz="0" w:space="0" w:color="auto"/>
        <w:bottom w:val="none" w:sz="0" w:space="0" w:color="auto"/>
        <w:right w:val="none" w:sz="0" w:space="0" w:color="auto"/>
      </w:divBdr>
      <w:divsChild>
        <w:div w:id="313414371">
          <w:marLeft w:val="547"/>
          <w:marRight w:val="0"/>
          <w:marTop w:val="134"/>
          <w:marBottom w:val="0"/>
          <w:divBdr>
            <w:top w:val="none" w:sz="0" w:space="0" w:color="auto"/>
            <w:left w:val="none" w:sz="0" w:space="0" w:color="auto"/>
            <w:bottom w:val="none" w:sz="0" w:space="0" w:color="auto"/>
            <w:right w:val="none" w:sz="0" w:space="0" w:color="auto"/>
          </w:divBdr>
        </w:div>
        <w:div w:id="797720130">
          <w:marLeft w:val="547"/>
          <w:marRight w:val="0"/>
          <w:marTop w:val="134"/>
          <w:marBottom w:val="0"/>
          <w:divBdr>
            <w:top w:val="none" w:sz="0" w:space="0" w:color="auto"/>
            <w:left w:val="none" w:sz="0" w:space="0" w:color="auto"/>
            <w:bottom w:val="none" w:sz="0" w:space="0" w:color="auto"/>
            <w:right w:val="none" w:sz="0" w:space="0" w:color="auto"/>
          </w:divBdr>
        </w:div>
        <w:div w:id="1298102177">
          <w:marLeft w:val="547"/>
          <w:marRight w:val="0"/>
          <w:marTop w:val="134"/>
          <w:marBottom w:val="0"/>
          <w:divBdr>
            <w:top w:val="none" w:sz="0" w:space="0" w:color="auto"/>
            <w:left w:val="none" w:sz="0" w:space="0" w:color="auto"/>
            <w:bottom w:val="none" w:sz="0" w:space="0" w:color="auto"/>
            <w:right w:val="none" w:sz="0" w:space="0" w:color="auto"/>
          </w:divBdr>
        </w:div>
        <w:div w:id="1403335115">
          <w:marLeft w:val="547"/>
          <w:marRight w:val="0"/>
          <w:marTop w:val="134"/>
          <w:marBottom w:val="0"/>
          <w:divBdr>
            <w:top w:val="none" w:sz="0" w:space="0" w:color="auto"/>
            <w:left w:val="none" w:sz="0" w:space="0" w:color="auto"/>
            <w:bottom w:val="none" w:sz="0" w:space="0" w:color="auto"/>
            <w:right w:val="none" w:sz="0" w:space="0" w:color="auto"/>
          </w:divBdr>
        </w:div>
        <w:div w:id="1533423097">
          <w:marLeft w:val="547"/>
          <w:marRight w:val="0"/>
          <w:marTop w:val="134"/>
          <w:marBottom w:val="0"/>
          <w:divBdr>
            <w:top w:val="none" w:sz="0" w:space="0" w:color="auto"/>
            <w:left w:val="none" w:sz="0" w:space="0" w:color="auto"/>
            <w:bottom w:val="none" w:sz="0" w:space="0" w:color="auto"/>
            <w:right w:val="none" w:sz="0" w:space="0" w:color="auto"/>
          </w:divBdr>
        </w:div>
        <w:div w:id="1645427595">
          <w:marLeft w:val="547"/>
          <w:marRight w:val="0"/>
          <w:marTop w:val="134"/>
          <w:marBottom w:val="0"/>
          <w:divBdr>
            <w:top w:val="none" w:sz="0" w:space="0" w:color="auto"/>
            <w:left w:val="none" w:sz="0" w:space="0" w:color="auto"/>
            <w:bottom w:val="none" w:sz="0" w:space="0" w:color="auto"/>
            <w:right w:val="none" w:sz="0" w:space="0" w:color="auto"/>
          </w:divBdr>
        </w:div>
        <w:div w:id="1800340345">
          <w:marLeft w:val="547"/>
          <w:marRight w:val="0"/>
          <w:marTop w:val="134"/>
          <w:marBottom w:val="0"/>
          <w:divBdr>
            <w:top w:val="none" w:sz="0" w:space="0" w:color="auto"/>
            <w:left w:val="none" w:sz="0" w:space="0" w:color="auto"/>
            <w:bottom w:val="none" w:sz="0" w:space="0" w:color="auto"/>
            <w:right w:val="none" w:sz="0" w:space="0" w:color="auto"/>
          </w:divBdr>
        </w:div>
        <w:div w:id="1983919261">
          <w:marLeft w:val="547"/>
          <w:marRight w:val="0"/>
          <w:marTop w:val="134"/>
          <w:marBottom w:val="0"/>
          <w:divBdr>
            <w:top w:val="none" w:sz="0" w:space="0" w:color="auto"/>
            <w:left w:val="none" w:sz="0" w:space="0" w:color="auto"/>
            <w:bottom w:val="none" w:sz="0" w:space="0" w:color="auto"/>
            <w:right w:val="none" w:sz="0" w:space="0" w:color="auto"/>
          </w:divBdr>
        </w:div>
        <w:div w:id="2050521365">
          <w:marLeft w:val="547"/>
          <w:marRight w:val="0"/>
          <w:marTop w:val="134"/>
          <w:marBottom w:val="0"/>
          <w:divBdr>
            <w:top w:val="none" w:sz="0" w:space="0" w:color="auto"/>
            <w:left w:val="none" w:sz="0" w:space="0" w:color="auto"/>
            <w:bottom w:val="none" w:sz="0" w:space="0" w:color="auto"/>
            <w:right w:val="none" w:sz="0" w:space="0" w:color="auto"/>
          </w:divBdr>
        </w:div>
      </w:divsChild>
    </w:div>
    <w:div w:id="1485507910">
      <w:bodyDiv w:val="1"/>
      <w:marLeft w:val="0"/>
      <w:marRight w:val="0"/>
      <w:marTop w:val="0"/>
      <w:marBottom w:val="0"/>
      <w:divBdr>
        <w:top w:val="none" w:sz="0" w:space="0" w:color="auto"/>
        <w:left w:val="none" w:sz="0" w:space="0" w:color="auto"/>
        <w:bottom w:val="none" w:sz="0" w:space="0" w:color="auto"/>
        <w:right w:val="none" w:sz="0" w:space="0" w:color="auto"/>
      </w:divBdr>
    </w:div>
    <w:div w:id="1499080821">
      <w:bodyDiv w:val="1"/>
      <w:marLeft w:val="0"/>
      <w:marRight w:val="0"/>
      <w:marTop w:val="0"/>
      <w:marBottom w:val="0"/>
      <w:divBdr>
        <w:top w:val="none" w:sz="0" w:space="0" w:color="auto"/>
        <w:left w:val="none" w:sz="0" w:space="0" w:color="auto"/>
        <w:bottom w:val="none" w:sz="0" w:space="0" w:color="auto"/>
        <w:right w:val="none" w:sz="0" w:space="0" w:color="auto"/>
      </w:divBdr>
    </w:div>
    <w:div w:id="1514414210">
      <w:bodyDiv w:val="1"/>
      <w:marLeft w:val="0"/>
      <w:marRight w:val="0"/>
      <w:marTop w:val="0"/>
      <w:marBottom w:val="0"/>
      <w:divBdr>
        <w:top w:val="none" w:sz="0" w:space="0" w:color="auto"/>
        <w:left w:val="none" w:sz="0" w:space="0" w:color="auto"/>
        <w:bottom w:val="none" w:sz="0" w:space="0" w:color="auto"/>
        <w:right w:val="none" w:sz="0" w:space="0" w:color="auto"/>
      </w:divBdr>
    </w:div>
    <w:div w:id="1562061447">
      <w:bodyDiv w:val="1"/>
      <w:marLeft w:val="0"/>
      <w:marRight w:val="0"/>
      <w:marTop w:val="0"/>
      <w:marBottom w:val="0"/>
      <w:divBdr>
        <w:top w:val="none" w:sz="0" w:space="0" w:color="auto"/>
        <w:left w:val="none" w:sz="0" w:space="0" w:color="auto"/>
        <w:bottom w:val="none" w:sz="0" w:space="0" w:color="auto"/>
        <w:right w:val="none" w:sz="0" w:space="0" w:color="auto"/>
      </w:divBdr>
      <w:divsChild>
        <w:div w:id="956566908">
          <w:marLeft w:val="547"/>
          <w:marRight w:val="0"/>
          <w:marTop w:val="96"/>
          <w:marBottom w:val="0"/>
          <w:divBdr>
            <w:top w:val="none" w:sz="0" w:space="0" w:color="auto"/>
            <w:left w:val="none" w:sz="0" w:space="0" w:color="auto"/>
            <w:bottom w:val="none" w:sz="0" w:space="0" w:color="auto"/>
            <w:right w:val="none" w:sz="0" w:space="0" w:color="auto"/>
          </w:divBdr>
        </w:div>
        <w:div w:id="1239359996">
          <w:marLeft w:val="547"/>
          <w:marRight w:val="0"/>
          <w:marTop w:val="96"/>
          <w:marBottom w:val="0"/>
          <w:divBdr>
            <w:top w:val="none" w:sz="0" w:space="0" w:color="auto"/>
            <w:left w:val="none" w:sz="0" w:space="0" w:color="auto"/>
            <w:bottom w:val="none" w:sz="0" w:space="0" w:color="auto"/>
            <w:right w:val="none" w:sz="0" w:space="0" w:color="auto"/>
          </w:divBdr>
        </w:div>
        <w:div w:id="1417285275">
          <w:marLeft w:val="547"/>
          <w:marRight w:val="0"/>
          <w:marTop w:val="96"/>
          <w:marBottom w:val="0"/>
          <w:divBdr>
            <w:top w:val="none" w:sz="0" w:space="0" w:color="auto"/>
            <w:left w:val="none" w:sz="0" w:space="0" w:color="auto"/>
            <w:bottom w:val="none" w:sz="0" w:space="0" w:color="auto"/>
            <w:right w:val="none" w:sz="0" w:space="0" w:color="auto"/>
          </w:divBdr>
        </w:div>
      </w:divsChild>
    </w:div>
    <w:div w:id="1566336656">
      <w:bodyDiv w:val="1"/>
      <w:marLeft w:val="0"/>
      <w:marRight w:val="0"/>
      <w:marTop w:val="0"/>
      <w:marBottom w:val="0"/>
      <w:divBdr>
        <w:top w:val="none" w:sz="0" w:space="0" w:color="auto"/>
        <w:left w:val="none" w:sz="0" w:space="0" w:color="auto"/>
        <w:bottom w:val="none" w:sz="0" w:space="0" w:color="auto"/>
        <w:right w:val="none" w:sz="0" w:space="0" w:color="auto"/>
      </w:divBdr>
    </w:div>
    <w:div w:id="1641764288">
      <w:bodyDiv w:val="1"/>
      <w:marLeft w:val="0"/>
      <w:marRight w:val="0"/>
      <w:marTop w:val="0"/>
      <w:marBottom w:val="0"/>
      <w:divBdr>
        <w:top w:val="none" w:sz="0" w:space="0" w:color="auto"/>
        <w:left w:val="none" w:sz="0" w:space="0" w:color="auto"/>
        <w:bottom w:val="none" w:sz="0" w:space="0" w:color="auto"/>
        <w:right w:val="none" w:sz="0" w:space="0" w:color="auto"/>
      </w:divBdr>
    </w:div>
    <w:div w:id="1651908760">
      <w:bodyDiv w:val="1"/>
      <w:marLeft w:val="0"/>
      <w:marRight w:val="0"/>
      <w:marTop w:val="0"/>
      <w:marBottom w:val="0"/>
      <w:divBdr>
        <w:top w:val="none" w:sz="0" w:space="0" w:color="auto"/>
        <w:left w:val="none" w:sz="0" w:space="0" w:color="auto"/>
        <w:bottom w:val="none" w:sz="0" w:space="0" w:color="auto"/>
        <w:right w:val="none" w:sz="0" w:space="0" w:color="auto"/>
      </w:divBdr>
    </w:div>
    <w:div w:id="1687975361">
      <w:bodyDiv w:val="1"/>
      <w:marLeft w:val="0"/>
      <w:marRight w:val="0"/>
      <w:marTop w:val="0"/>
      <w:marBottom w:val="0"/>
      <w:divBdr>
        <w:top w:val="none" w:sz="0" w:space="0" w:color="auto"/>
        <w:left w:val="none" w:sz="0" w:space="0" w:color="auto"/>
        <w:bottom w:val="none" w:sz="0" w:space="0" w:color="auto"/>
        <w:right w:val="none" w:sz="0" w:space="0" w:color="auto"/>
      </w:divBdr>
    </w:div>
    <w:div w:id="1895699049">
      <w:bodyDiv w:val="1"/>
      <w:marLeft w:val="0"/>
      <w:marRight w:val="0"/>
      <w:marTop w:val="0"/>
      <w:marBottom w:val="0"/>
      <w:divBdr>
        <w:top w:val="none" w:sz="0" w:space="0" w:color="auto"/>
        <w:left w:val="none" w:sz="0" w:space="0" w:color="auto"/>
        <w:bottom w:val="none" w:sz="0" w:space="0" w:color="auto"/>
        <w:right w:val="none" w:sz="0" w:space="0" w:color="auto"/>
      </w:divBdr>
    </w:div>
    <w:div w:id="1917932663">
      <w:bodyDiv w:val="1"/>
      <w:marLeft w:val="0"/>
      <w:marRight w:val="0"/>
      <w:marTop w:val="0"/>
      <w:marBottom w:val="0"/>
      <w:divBdr>
        <w:top w:val="none" w:sz="0" w:space="0" w:color="auto"/>
        <w:left w:val="none" w:sz="0" w:space="0" w:color="auto"/>
        <w:bottom w:val="none" w:sz="0" w:space="0" w:color="auto"/>
        <w:right w:val="none" w:sz="0" w:space="0" w:color="auto"/>
      </w:divBdr>
    </w:div>
    <w:div w:id="1952399717">
      <w:bodyDiv w:val="1"/>
      <w:marLeft w:val="0"/>
      <w:marRight w:val="0"/>
      <w:marTop w:val="0"/>
      <w:marBottom w:val="0"/>
      <w:divBdr>
        <w:top w:val="none" w:sz="0" w:space="0" w:color="auto"/>
        <w:left w:val="none" w:sz="0" w:space="0" w:color="auto"/>
        <w:bottom w:val="none" w:sz="0" w:space="0" w:color="auto"/>
        <w:right w:val="none" w:sz="0" w:space="0" w:color="auto"/>
      </w:divBdr>
      <w:divsChild>
        <w:div w:id="1042245832">
          <w:marLeft w:val="432"/>
          <w:marRight w:val="0"/>
          <w:marTop w:val="120"/>
          <w:marBottom w:val="0"/>
          <w:divBdr>
            <w:top w:val="none" w:sz="0" w:space="0" w:color="auto"/>
            <w:left w:val="none" w:sz="0" w:space="0" w:color="auto"/>
            <w:bottom w:val="none" w:sz="0" w:space="0" w:color="auto"/>
            <w:right w:val="none" w:sz="0" w:space="0" w:color="auto"/>
          </w:divBdr>
        </w:div>
        <w:div w:id="1192957178">
          <w:marLeft w:val="432"/>
          <w:marRight w:val="0"/>
          <w:marTop w:val="120"/>
          <w:marBottom w:val="0"/>
          <w:divBdr>
            <w:top w:val="none" w:sz="0" w:space="0" w:color="auto"/>
            <w:left w:val="none" w:sz="0" w:space="0" w:color="auto"/>
            <w:bottom w:val="none" w:sz="0" w:space="0" w:color="auto"/>
            <w:right w:val="none" w:sz="0" w:space="0" w:color="auto"/>
          </w:divBdr>
        </w:div>
        <w:div w:id="1654678907">
          <w:marLeft w:val="432"/>
          <w:marRight w:val="0"/>
          <w:marTop w:val="0"/>
          <w:marBottom w:val="0"/>
          <w:divBdr>
            <w:top w:val="none" w:sz="0" w:space="0" w:color="auto"/>
            <w:left w:val="none" w:sz="0" w:space="0" w:color="auto"/>
            <w:bottom w:val="none" w:sz="0" w:space="0" w:color="auto"/>
            <w:right w:val="none" w:sz="0" w:space="0" w:color="auto"/>
          </w:divBdr>
        </w:div>
      </w:divsChild>
    </w:div>
    <w:div w:id="1954314009">
      <w:bodyDiv w:val="1"/>
      <w:marLeft w:val="0"/>
      <w:marRight w:val="0"/>
      <w:marTop w:val="0"/>
      <w:marBottom w:val="0"/>
      <w:divBdr>
        <w:top w:val="none" w:sz="0" w:space="0" w:color="auto"/>
        <w:left w:val="none" w:sz="0" w:space="0" w:color="auto"/>
        <w:bottom w:val="none" w:sz="0" w:space="0" w:color="auto"/>
        <w:right w:val="none" w:sz="0" w:space="0" w:color="auto"/>
      </w:divBdr>
    </w:div>
    <w:div w:id="209442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11/relationships/commentsExtended" Target="commentsExtended.xml"/><Relationship Id="rId26" Type="http://schemas.openxmlformats.org/officeDocument/2006/relationships/image" Target="media/image12.png"/><Relationship Id="rId39" Type="http://schemas.openxmlformats.org/officeDocument/2006/relationships/image" Target="media/image25.gi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youtube.com/watch?v=nADIYwgKHv4"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e-arena.com.br/pesquisa-game-lata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6.jpg"/><Relationship Id="rId41"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5E3954E45B1D64EBBAB8A5F2AEBD13E" ma:contentTypeVersion="6" ma:contentTypeDescription="Crie um novo documento." ma:contentTypeScope="" ma:versionID="85f1236b4540c13a1f0d949140d84e4f">
  <xsd:schema xmlns:xsd="http://www.w3.org/2001/XMLSchema" xmlns:xs="http://www.w3.org/2001/XMLSchema" xmlns:p="http://schemas.microsoft.com/office/2006/metadata/properties" xmlns:ns2="396c2d3f-ad53-4e5d-99ab-887429857208" targetNamespace="http://schemas.microsoft.com/office/2006/metadata/properties" ma:root="true" ma:fieldsID="816275143c024990ab83bdb532bf0b63" ns2:_="">
    <xsd:import namespace="396c2d3f-ad53-4e5d-99ab-8874298572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c2d3f-ad53-4e5d-99ab-8874298572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27A49B-AE9E-4474-B895-52E8607B5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6c2d3f-ad53-4e5d-99ab-8874298572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72B178-03AE-4413-B38C-356096E4EEB7}">
  <ds:schemaRefs>
    <ds:schemaRef ds:uri="http://schemas.microsoft.com/sharepoint/v3/contenttype/forms"/>
  </ds:schemaRefs>
</ds:datastoreItem>
</file>

<file path=customXml/itemProps3.xml><?xml version="1.0" encoding="utf-8"?>
<ds:datastoreItem xmlns:ds="http://schemas.openxmlformats.org/officeDocument/2006/customXml" ds:itemID="{89B74B64-7190-469B-8BED-734CFE3307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87B615-D599-40A9-851C-6E336535C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36</Pages>
  <Words>6176</Words>
  <Characters>33352</Characters>
  <Application>Microsoft Office Word</Application>
  <DocSecurity>0</DocSecurity>
  <Lines>277</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39450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C S B Moraes</dc:creator>
  <cp:keywords/>
  <dc:description/>
  <cp:lastModifiedBy>LEONARDO LIRA</cp:lastModifiedBy>
  <cp:revision>11</cp:revision>
  <cp:lastPrinted>2019-05-25T01:18:00Z</cp:lastPrinted>
  <dcterms:created xsi:type="dcterms:W3CDTF">2020-05-12T18:57:00Z</dcterms:created>
  <dcterms:modified xsi:type="dcterms:W3CDTF">2020-05-31T23:44:00Z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0x01010025E3954E45B1D64EBBAB8A5F2AEBD13E</vt:lpwstr>
  </property>
</Properties>
</file>