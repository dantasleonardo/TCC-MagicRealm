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ins w:id="0" w:author="LEONARDO LIRA" w:date="2020-05-18T19:11:00Z"/>
          <w:rFonts w:eastAsia="Arial"/>
          <w:color w:val="000000" w:themeColor="text1"/>
        </w:rPr>
      </w:pPr>
    </w:p>
    <w:p w14:paraId="58E17A26" w14:textId="77777777" w:rsidR="00D71C4E" w:rsidRDefault="00D71C4E" w:rsidP="7C434651">
      <w:pPr>
        <w:keepNext/>
        <w:keepLines/>
        <w:jc w:val="center"/>
        <w:rPr>
          <w:ins w:id="1" w:author="LEONARDO LIRA" w:date="2020-05-18T19:11:00Z"/>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ins w:id="2" w:author="LEONARDO LIRA" w:date="2020-05-18T19:11:00Z">
        <w:r>
          <w:rPr>
            <w:rFonts w:eastAsia="Arial"/>
            <w:color w:val="000000" w:themeColor="text1"/>
          </w:rPr>
          <w:t>Gabriel Diniz Cassimiro de Oliveira</w:t>
        </w:r>
      </w:ins>
    </w:p>
    <w:p w14:paraId="4C02466A" w14:textId="6A50F56A" w:rsidR="00DC5B54" w:rsidRPr="00ED1D88" w:rsidDel="00D71C4E" w:rsidRDefault="008E4E6A" w:rsidP="008E4E6A">
      <w:pPr>
        <w:keepNext/>
        <w:keepLines/>
        <w:jc w:val="center"/>
        <w:rPr>
          <w:del w:id="3" w:author="LEONARDO LIRA" w:date="2020-05-18T19:11:00Z"/>
          <w:rFonts w:eastAsia="Arial"/>
          <w:color w:val="000000" w:themeColor="text1"/>
        </w:rPr>
      </w:pPr>
      <w:del w:id="4" w:author="LEONARDO LIRA" w:date="2020-05-18T19:11:00Z">
        <w:r w:rsidRPr="00ED1D88" w:rsidDel="00D71C4E">
          <w:rPr>
            <w:rFonts w:eastAsia="Arial"/>
            <w:color w:val="000000" w:themeColor="text1"/>
          </w:rPr>
          <w:delText>É</w:delText>
        </w:r>
        <w:r w:rsidR="7C434651" w:rsidRPr="00ED1D88" w:rsidDel="00D71C4E">
          <w:rPr>
            <w:rFonts w:eastAsia="Arial"/>
            <w:color w:val="000000" w:themeColor="text1"/>
          </w:rPr>
          <w:delText>dipo Yuri</w:delText>
        </w:r>
        <w:r w:rsidR="00EC4B12" w:rsidRPr="00ED1D88" w:rsidDel="00D71C4E">
          <w:rPr>
            <w:rFonts w:eastAsia="Arial"/>
            <w:color w:val="000000" w:themeColor="text1"/>
          </w:rPr>
          <w:delText xml:space="preserve"> Ribeiro da Silva</w:delText>
        </w:r>
      </w:del>
    </w:p>
    <w:p w14:paraId="0E541D63" w14:textId="4592A696" w:rsidR="00DC5B54" w:rsidRPr="00ED1D88" w:rsidDel="00D71C4E" w:rsidRDefault="7C434651" w:rsidP="7C434651">
      <w:pPr>
        <w:keepNext/>
        <w:keepLines/>
        <w:jc w:val="center"/>
        <w:rPr>
          <w:del w:id="5" w:author="LEONARDO LIRA" w:date="2020-05-18T19:11:00Z"/>
          <w:rFonts w:eastAsia="Arial"/>
          <w:color w:val="000000" w:themeColor="text1"/>
        </w:rPr>
      </w:pPr>
      <w:del w:id="6" w:author="LEONARDO LIRA" w:date="2020-05-18T19:11:00Z">
        <w:r w:rsidRPr="00ED1D88" w:rsidDel="00D71C4E">
          <w:rPr>
            <w:rFonts w:eastAsia="Arial"/>
            <w:color w:val="000000" w:themeColor="text1"/>
          </w:rPr>
          <w:delText>Henrique Ribeiro Nassi</w:delText>
        </w:r>
      </w:del>
    </w:p>
    <w:p w14:paraId="4BF82060" w14:textId="72AF38D8" w:rsidR="00DC5B54" w:rsidRPr="00ED1D88" w:rsidDel="00D71C4E" w:rsidRDefault="7C434651" w:rsidP="7C434651">
      <w:pPr>
        <w:keepNext/>
        <w:keepLines/>
        <w:jc w:val="center"/>
        <w:rPr>
          <w:del w:id="7" w:author="LEONARDO LIRA" w:date="2020-05-18T19:11:00Z"/>
          <w:rFonts w:eastAsia="Arial"/>
          <w:color w:val="000000" w:themeColor="text1"/>
        </w:rPr>
      </w:pPr>
      <w:del w:id="8" w:author="LEONARDO LIRA" w:date="2020-05-18T19:11:00Z">
        <w:r w:rsidRPr="00ED1D88" w:rsidDel="00D71C4E">
          <w:rPr>
            <w:rFonts w:eastAsia="Arial"/>
            <w:color w:val="000000" w:themeColor="text1"/>
          </w:rPr>
          <w:delText>Heric Felipe de Freitas</w:delText>
        </w:r>
      </w:del>
    </w:p>
    <w:p w14:paraId="08FEF2AC" w14:textId="24D8F844" w:rsidR="00DC5B54" w:rsidRPr="00ED1D88" w:rsidRDefault="7C434651" w:rsidP="7C434651">
      <w:pPr>
        <w:keepNext/>
        <w:keepLines/>
        <w:jc w:val="center"/>
        <w:rPr>
          <w:rFonts w:eastAsia="Arial"/>
          <w:color w:val="000000" w:themeColor="text1"/>
        </w:rPr>
      </w:pPr>
      <w:del w:id="9" w:author="LEONARDO LIRA" w:date="2020-05-18T19:11:00Z">
        <w:r w:rsidRPr="00ED1D88" w:rsidDel="00D71C4E">
          <w:rPr>
            <w:rFonts w:eastAsia="Arial"/>
            <w:color w:val="000000" w:themeColor="text1"/>
          </w:rPr>
          <w:delText>Matheus Estolano Pereira</w:delText>
        </w:r>
      </w:del>
      <w:ins w:id="10" w:author="LEONARDO LIRA" w:date="2020-05-18T19:11:00Z">
        <w:r w:rsidR="00D71C4E">
          <w:rPr>
            <w:rFonts w:eastAsia="Arial"/>
            <w:color w:val="000000" w:themeColor="text1"/>
          </w:rPr>
          <w:t>Leonardo Dantas Gomes de Lira</w:t>
        </w:r>
      </w:ins>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57717B9F" w:rsidR="006C7D33" w:rsidRPr="00ED1D88" w:rsidRDefault="7C434651" w:rsidP="7C434651">
      <w:pPr>
        <w:keepNext/>
        <w:keepLines/>
        <w:jc w:val="center"/>
        <w:rPr>
          <w:rFonts w:eastAsia="Arial"/>
          <w:b/>
          <w:bCs/>
          <w:color w:val="000000" w:themeColor="text1"/>
          <w:sz w:val="28"/>
          <w:szCs w:val="28"/>
        </w:rPr>
      </w:pPr>
      <w:del w:id="11" w:author="LEONARDO LIRA" w:date="2020-05-18T19:10:00Z">
        <w:r w:rsidRPr="00ED1D88" w:rsidDel="00D71C4E">
          <w:rPr>
            <w:rFonts w:eastAsia="Arial"/>
            <w:b/>
            <w:bCs/>
            <w:color w:val="000000" w:themeColor="text1"/>
            <w:sz w:val="28"/>
            <w:szCs w:val="28"/>
          </w:rPr>
          <w:delText>ANTHILL CONQUER</w:delText>
        </w:r>
      </w:del>
      <w:ins w:id="12"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ins w:id="13" w:author="LEONARDO LIRA" w:date="2020-05-18T19:11:00Z"/>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Change w:id="14" w:author="LEONARDO LIRA" w:date="2020-05-18T19:12:00Z">
            <w:rPr>
              <w:rFonts w:eastAsia="Arial"/>
              <w:b/>
              <w:bCs/>
              <w:color w:val="000000" w:themeColor="text1"/>
            </w:rPr>
          </w:rPrChange>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69402D24" w:rsidR="00E525E5" w:rsidRPr="00ED1D88" w:rsidRDefault="7C434651" w:rsidP="7C434651">
      <w:pPr>
        <w:keepNext/>
        <w:keepLines/>
        <w:jc w:val="center"/>
        <w:rPr>
          <w:rFonts w:eastAsia="Arial"/>
          <w:b/>
          <w:bCs/>
          <w:color w:val="000000" w:themeColor="text1"/>
        </w:rPr>
      </w:pPr>
      <w:del w:id="15"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16" w:author="LEONARDO LIRA" w:date="2020-05-18T19:10:00Z">
        <w:r w:rsidR="00D71C4E">
          <w:rPr>
            <w:rFonts w:eastAsia="Arial"/>
            <w:b/>
            <w:bCs/>
            <w:color w:val="000000" w:themeColor="text1"/>
          </w:rPr>
          <w:t>2020</w:t>
        </w:r>
      </w:ins>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ins w:id="17" w:author="LEONARDO LIRA" w:date="2020-05-18T19:11:00Z"/>
          <w:rFonts w:eastAsia="Arial"/>
          <w:color w:val="000000" w:themeColor="text1"/>
        </w:rPr>
      </w:pPr>
    </w:p>
    <w:p w14:paraId="739644D1" w14:textId="66DB0D78" w:rsidR="00D71C4E" w:rsidRDefault="00D71C4E" w:rsidP="7C434651">
      <w:pPr>
        <w:keepNext/>
        <w:keepLines/>
        <w:jc w:val="center"/>
        <w:rPr>
          <w:ins w:id="18" w:author="LEONARDO LIRA" w:date="2020-05-18T19:11:00Z"/>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ins w:id="19" w:author="LEONARDO LIRA" w:date="2020-05-18T19:11:00Z"/>
          <w:rFonts w:eastAsia="Arial"/>
          <w:color w:val="000000" w:themeColor="text1"/>
        </w:rPr>
      </w:pPr>
      <w:ins w:id="20" w:author="LEONARDO LIRA" w:date="2020-05-18T19:11:00Z">
        <w:r>
          <w:rPr>
            <w:rFonts w:eastAsia="Arial"/>
            <w:color w:val="000000" w:themeColor="text1"/>
          </w:rPr>
          <w:t>Gabriel Diniz Cassimiro de Oliveira</w:t>
        </w:r>
      </w:ins>
    </w:p>
    <w:p w14:paraId="0D19D73C" w14:textId="77777777" w:rsidR="00D71C4E" w:rsidRPr="00ED1D88" w:rsidRDefault="00D71C4E" w:rsidP="00D71C4E">
      <w:pPr>
        <w:keepNext/>
        <w:keepLines/>
        <w:jc w:val="center"/>
        <w:rPr>
          <w:ins w:id="21" w:author="LEONARDO LIRA" w:date="2020-05-18T19:11:00Z"/>
          <w:rFonts w:eastAsia="Arial"/>
          <w:color w:val="000000" w:themeColor="text1"/>
        </w:rPr>
      </w:pPr>
      <w:ins w:id="22" w:author="LEONARDO LIRA" w:date="2020-05-18T19:11:00Z">
        <w:r>
          <w:rPr>
            <w:rFonts w:eastAsia="Arial"/>
            <w:color w:val="000000" w:themeColor="text1"/>
          </w:rPr>
          <w:t>Leonardo Dantas Gomes de Lira</w:t>
        </w:r>
      </w:ins>
    </w:p>
    <w:p w14:paraId="02EFECFD" w14:textId="1B5278B2" w:rsidR="00EC4B12" w:rsidRPr="00ED1D88" w:rsidDel="00D71C4E" w:rsidRDefault="00EC4B12" w:rsidP="00EC4B12">
      <w:pPr>
        <w:keepNext/>
        <w:keepLines/>
        <w:jc w:val="center"/>
        <w:rPr>
          <w:del w:id="23" w:author="LEONARDO LIRA" w:date="2020-05-18T19:11:00Z"/>
          <w:rFonts w:eastAsia="Arial"/>
          <w:color w:val="000000" w:themeColor="text1"/>
        </w:rPr>
      </w:pPr>
      <w:del w:id="24" w:author="LEONARDO LIRA" w:date="2020-05-18T19:11:00Z">
        <w:r w:rsidRPr="00ED1D88" w:rsidDel="00D71C4E">
          <w:rPr>
            <w:rFonts w:eastAsia="Arial"/>
            <w:color w:val="000000" w:themeColor="text1"/>
          </w:rPr>
          <w:delText>Édipo Yuri Ribeiro da Silva</w:delText>
        </w:r>
      </w:del>
    </w:p>
    <w:p w14:paraId="32B05DD3" w14:textId="31D26DE7" w:rsidR="009C74A6" w:rsidRPr="00ED1D88" w:rsidDel="00D71C4E" w:rsidRDefault="7C434651" w:rsidP="7C434651">
      <w:pPr>
        <w:keepNext/>
        <w:keepLines/>
        <w:jc w:val="center"/>
        <w:rPr>
          <w:del w:id="25" w:author="LEONARDO LIRA" w:date="2020-05-18T19:11:00Z"/>
          <w:rFonts w:eastAsia="Arial"/>
          <w:color w:val="000000" w:themeColor="text1"/>
        </w:rPr>
      </w:pPr>
      <w:del w:id="26" w:author="LEONARDO LIRA" w:date="2020-05-18T19:11:00Z">
        <w:r w:rsidRPr="00ED1D88" w:rsidDel="00D71C4E">
          <w:rPr>
            <w:rFonts w:eastAsia="Arial"/>
            <w:color w:val="000000" w:themeColor="text1"/>
          </w:rPr>
          <w:delText>Henrique Ribeiro Nassi</w:delText>
        </w:r>
      </w:del>
    </w:p>
    <w:p w14:paraId="330C47A3" w14:textId="510DC7CE" w:rsidR="009C74A6" w:rsidRPr="00ED1D88" w:rsidDel="00D71C4E" w:rsidRDefault="7C434651" w:rsidP="7C434651">
      <w:pPr>
        <w:keepNext/>
        <w:keepLines/>
        <w:jc w:val="center"/>
        <w:rPr>
          <w:del w:id="27" w:author="LEONARDO LIRA" w:date="2020-05-18T19:11:00Z"/>
          <w:rFonts w:eastAsia="Arial"/>
          <w:color w:val="000000" w:themeColor="text1"/>
        </w:rPr>
      </w:pPr>
      <w:del w:id="28" w:author="LEONARDO LIRA" w:date="2020-05-18T19:11:00Z">
        <w:r w:rsidRPr="00ED1D88" w:rsidDel="00D71C4E">
          <w:rPr>
            <w:rFonts w:eastAsia="Arial"/>
            <w:color w:val="000000" w:themeColor="text1"/>
          </w:rPr>
          <w:delText>Heric Felipe de Freitas</w:delText>
        </w:r>
      </w:del>
    </w:p>
    <w:p w14:paraId="792505D6" w14:textId="41EC404F" w:rsidR="009C74A6" w:rsidRPr="00ED1D88" w:rsidDel="00D71C4E" w:rsidRDefault="7C434651" w:rsidP="7C434651">
      <w:pPr>
        <w:keepNext/>
        <w:keepLines/>
        <w:jc w:val="center"/>
        <w:rPr>
          <w:del w:id="29" w:author="LEONARDO LIRA" w:date="2020-05-18T19:11:00Z"/>
          <w:rFonts w:eastAsia="Arial"/>
          <w:color w:val="000000" w:themeColor="text1"/>
        </w:rPr>
      </w:pPr>
      <w:del w:id="30" w:author="LEONARDO LIRA" w:date="2020-05-18T19:11:00Z">
        <w:r w:rsidRPr="00ED1D88" w:rsidDel="00D71C4E">
          <w:rPr>
            <w:rFonts w:eastAsia="Arial"/>
            <w:color w:val="000000" w:themeColor="text1"/>
          </w:rPr>
          <w:delText>Matheus Estolano Pereira</w:delText>
        </w:r>
      </w:del>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6442138" w:rsidR="006C7D33" w:rsidRPr="00ED1D88" w:rsidRDefault="7C434651" w:rsidP="7C434651">
      <w:pPr>
        <w:keepNext/>
        <w:keepLines/>
        <w:jc w:val="center"/>
        <w:rPr>
          <w:rFonts w:eastAsia="Arial"/>
          <w:b/>
          <w:bCs/>
          <w:color w:val="000000" w:themeColor="text1"/>
          <w:sz w:val="28"/>
          <w:szCs w:val="28"/>
        </w:rPr>
      </w:pPr>
      <w:del w:id="31" w:author="LEONARDO LIRA" w:date="2020-05-18T19:10:00Z">
        <w:r w:rsidRPr="00ED1D88" w:rsidDel="00D71C4E">
          <w:rPr>
            <w:rFonts w:eastAsia="Arial"/>
            <w:b/>
            <w:bCs/>
            <w:color w:val="000000" w:themeColor="text1"/>
            <w:sz w:val="28"/>
            <w:szCs w:val="28"/>
          </w:rPr>
          <w:delText>ANTHILL CONQUER</w:delText>
        </w:r>
      </w:del>
      <w:ins w:id="32"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207FD6FA" w:rsidR="00DC5B54" w:rsidRPr="00D71C4E" w:rsidRDefault="7C434651" w:rsidP="7C434651">
      <w:pPr>
        <w:jc w:val="center"/>
        <w:rPr>
          <w:rFonts w:eastAsia="Arial"/>
          <w:b/>
          <w:bCs/>
          <w:color w:val="000000" w:themeColor="text1"/>
          <w:u w:val="single"/>
          <w:rPrChange w:id="33" w:author="LEONARDO LIRA" w:date="2020-05-18T19:10:00Z">
            <w:rPr>
              <w:rFonts w:eastAsia="Arial"/>
              <w:b/>
              <w:bCs/>
              <w:color w:val="000000" w:themeColor="text1"/>
            </w:rPr>
          </w:rPrChange>
        </w:rPr>
      </w:pPr>
      <w:del w:id="34"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35" w:author="LEONARDO LIRA" w:date="2020-05-18T19:10:00Z">
        <w:r w:rsidR="00D71C4E">
          <w:rPr>
            <w:rFonts w:eastAsia="Arial"/>
            <w:b/>
            <w:bCs/>
            <w:color w:val="000000" w:themeColor="text1"/>
          </w:rPr>
          <w:t>2020</w:t>
        </w:r>
      </w:ins>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ins w:id="36" w:author="LEONARDO LIRA" w:date="2020-05-18T19:12:00Z"/>
          <w:rFonts w:eastAsia="Arial"/>
          <w:color w:val="000000" w:themeColor="text1"/>
        </w:rPr>
      </w:pPr>
      <w:ins w:id="37" w:author="LEONARDO LIRA" w:date="2020-05-18T19:12:00Z">
        <w:r>
          <w:rPr>
            <w:rFonts w:eastAsia="Arial"/>
            <w:color w:val="000000" w:themeColor="text1"/>
          </w:rPr>
          <w:t>Gabriel Diniz Cassimiro de Oliveira</w:t>
        </w:r>
      </w:ins>
    </w:p>
    <w:p w14:paraId="7F4A71F1" w14:textId="6602376A" w:rsidR="00D71C4E" w:rsidRDefault="00D71C4E" w:rsidP="00D71C4E">
      <w:pPr>
        <w:keepNext/>
        <w:keepLines/>
        <w:jc w:val="center"/>
        <w:rPr>
          <w:ins w:id="38" w:author="LEONARDO LIRA" w:date="2020-05-18T19:12:00Z"/>
          <w:rFonts w:eastAsia="Arial"/>
          <w:color w:val="000000" w:themeColor="text1"/>
        </w:rPr>
      </w:pPr>
      <w:ins w:id="39" w:author="LEONARDO LIRA" w:date="2020-05-18T19:12:00Z">
        <w:r>
          <w:rPr>
            <w:rFonts w:eastAsia="Arial"/>
            <w:color w:val="000000" w:themeColor="text1"/>
          </w:rPr>
          <w:t>Leonardo Dantas Gomes de Lira</w:t>
        </w:r>
      </w:ins>
    </w:p>
    <w:p w14:paraId="7E14C9ED" w14:textId="77777777" w:rsidR="00D71C4E" w:rsidRPr="00ED1D88" w:rsidRDefault="00D71C4E" w:rsidP="00D71C4E">
      <w:pPr>
        <w:keepNext/>
        <w:keepLines/>
        <w:jc w:val="center"/>
        <w:rPr>
          <w:ins w:id="40" w:author="LEONARDO LIRA" w:date="2020-05-18T19:12:00Z"/>
          <w:rFonts w:eastAsia="Arial"/>
          <w:color w:val="000000" w:themeColor="text1"/>
        </w:rPr>
      </w:pPr>
    </w:p>
    <w:p w14:paraId="4A287424" w14:textId="37D551C2" w:rsidR="00EC4B12" w:rsidRPr="00ED1D88" w:rsidDel="00D71C4E" w:rsidRDefault="00EC4B12" w:rsidP="00EC4B12">
      <w:pPr>
        <w:keepNext/>
        <w:keepLines/>
        <w:jc w:val="center"/>
        <w:rPr>
          <w:del w:id="41" w:author="LEONARDO LIRA" w:date="2020-05-18T19:12:00Z"/>
          <w:rFonts w:eastAsia="Arial"/>
          <w:color w:val="000000" w:themeColor="text1"/>
        </w:rPr>
      </w:pPr>
      <w:del w:id="42" w:author="LEONARDO LIRA" w:date="2020-05-18T19:12:00Z">
        <w:r w:rsidRPr="00ED1D88" w:rsidDel="00D71C4E">
          <w:rPr>
            <w:rFonts w:eastAsia="Arial"/>
            <w:color w:val="000000" w:themeColor="text1"/>
          </w:rPr>
          <w:delText>Édipo Yuri Ribeiro da Silva</w:delText>
        </w:r>
      </w:del>
    </w:p>
    <w:p w14:paraId="59E0A3C3" w14:textId="7160CFBB" w:rsidR="009C74A6" w:rsidRPr="00ED1D88" w:rsidDel="00D71C4E" w:rsidRDefault="7C434651" w:rsidP="7C434651">
      <w:pPr>
        <w:keepNext/>
        <w:keepLines/>
        <w:jc w:val="center"/>
        <w:rPr>
          <w:del w:id="43" w:author="LEONARDO LIRA" w:date="2020-05-18T19:12:00Z"/>
          <w:rFonts w:eastAsia="Arial"/>
          <w:color w:val="000000" w:themeColor="text1"/>
        </w:rPr>
      </w:pPr>
      <w:del w:id="44" w:author="LEONARDO LIRA" w:date="2020-05-18T19:12:00Z">
        <w:r w:rsidRPr="00ED1D88" w:rsidDel="00D71C4E">
          <w:rPr>
            <w:rFonts w:eastAsia="Arial"/>
            <w:color w:val="000000" w:themeColor="text1"/>
          </w:rPr>
          <w:delText>Henrique Ribeiro Nassi</w:delText>
        </w:r>
      </w:del>
    </w:p>
    <w:p w14:paraId="19F754B2" w14:textId="7A601753" w:rsidR="009C74A6" w:rsidRPr="00ED1D88" w:rsidDel="00D71C4E" w:rsidRDefault="7C434651" w:rsidP="7C434651">
      <w:pPr>
        <w:keepNext/>
        <w:keepLines/>
        <w:jc w:val="center"/>
        <w:rPr>
          <w:del w:id="45" w:author="LEONARDO LIRA" w:date="2020-05-18T19:12:00Z"/>
          <w:rFonts w:eastAsia="Arial"/>
          <w:color w:val="000000" w:themeColor="text1"/>
        </w:rPr>
      </w:pPr>
      <w:del w:id="46" w:author="LEONARDO LIRA" w:date="2020-05-18T19:12:00Z">
        <w:r w:rsidRPr="00ED1D88" w:rsidDel="00D71C4E">
          <w:rPr>
            <w:rFonts w:eastAsia="Arial"/>
            <w:color w:val="000000" w:themeColor="text1"/>
          </w:rPr>
          <w:delText>Heric Felipe de Freitas</w:delText>
        </w:r>
      </w:del>
    </w:p>
    <w:p w14:paraId="4078F6DF" w14:textId="67B8E726" w:rsidR="009C74A6" w:rsidRPr="00ED1D88" w:rsidDel="00D71C4E" w:rsidRDefault="7C434651" w:rsidP="7C434651">
      <w:pPr>
        <w:keepNext/>
        <w:keepLines/>
        <w:jc w:val="center"/>
        <w:rPr>
          <w:del w:id="47" w:author="LEONARDO LIRA" w:date="2020-05-18T19:12:00Z"/>
          <w:rFonts w:eastAsia="Arial"/>
          <w:color w:val="000000" w:themeColor="text1"/>
        </w:rPr>
      </w:pPr>
      <w:del w:id="48" w:author="LEONARDO LIRA" w:date="2020-05-18T19:12:00Z">
        <w:r w:rsidRPr="00ED1D88" w:rsidDel="00D71C4E">
          <w:rPr>
            <w:rFonts w:eastAsia="Arial"/>
            <w:color w:val="000000" w:themeColor="text1"/>
          </w:rPr>
          <w:delText>Matheus Estolano Pereira</w:delText>
        </w:r>
      </w:del>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12286956" w:rsidR="00DC5B54" w:rsidRPr="00D71C4E" w:rsidRDefault="7C434651" w:rsidP="7C434651">
      <w:pPr>
        <w:keepNext/>
        <w:keepLines/>
        <w:jc w:val="center"/>
        <w:rPr>
          <w:rFonts w:eastAsia="Arial"/>
          <w:b/>
          <w:bCs/>
          <w:color w:val="000000" w:themeColor="text1"/>
          <w:sz w:val="28"/>
          <w:szCs w:val="28"/>
          <w:u w:val="single"/>
          <w:rPrChange w:id="49" w:author="LEONARDO LIRA" w:date="2020-05-18T19:12:00Z">
            <w:rPr>
              <w:rFonts w:eastAsia="Arial"/>
              <w:b/>
              <w:bCs/>
              <w:color w:val="000000" w:themeColor="text1"/>
              <w:sz w:val="28"/>
              <w:szCs w:val="28"/>
            </w:rPr>
          </w:rPrChange>
        </w:rPr>
      </w:pPr>
      <w:del w:id="50" w:author="LEONARDO LIRA" w:date="2020-05-18T19:12:00Z">
        <w:r w:rsidRPr="00ED1D88" w:rsidDel="00D71C4E">
          <w:rPr>
            <w:rFonts w:eastAsia="Arial"/>
            <w:b/>
            <w:bCs/>
            <w:color w:val="000000" w:themeColor="text1"/>
            <w:sz w:val="28"/>
            <w:szCs w:val="28"/>
          </w:rPr>
          <w:delText>ANTHILL CONQUER</w:delText>
        </w:r>
      </w:del>
      <w:ins w:id="51" w:author="LEONARDO LIRA" w:date="2020-05-18T19:12: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7236307" w:rsidR="006C4D74" w:rsidRPr="00ED1D88" w:rsidRDefault="7C434651" w:rsidP="7C434651">
      <w:pPr>
        <w:keepNext/>
        <w:keepLines/>
        <w:spacing w:line="240" w:lineRule="auto"/>
        <w:rPr>
          <w:rFonts w:eastAsia="Arial"/>
          <w:color w:val="000000" w:themeColor="text1"/>
        </w:rPr>
      </w:pPr>
      <w:proofErr w:type="gramStart"/>
      <w:r w:rsidRPr="00ED1D88">
        <w:rPr>
          <w:rFonts w:eastAsia="Arial"/>
          <w:color w:val="000000" w:themeColor="text1"/>
        </w:rPr>
        <w:t xml:space="preserve">Americana, </w:t>
      </w:r>
      <w:r w:rsidR="0007305E">
        <w:rPr>
          <w:rFonts w:eastAsia="Arial"/>
          <w:color w:val="000000" w:themeColor="text1"/>
        </w:rPr>
        <w:t xml:space="preserve">  </w:t>
      </w:r>
      <w:proofErr w:type="gramEnd"/>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w:t>
      </w:r>
      <w:ins w:id="52" w:author="LEONARDO LIRA" w:date="2020-05-18T19:12:00Z">
        <w:r w:rsidR="00D71C4E">
          <w:rPr>
            <w:rFonts w:eastAsia="Arial"/>
            <w:color w:val="000000" w:themeColor="text1"/>
          </w:rPr>
          <w:t>20</w:t>
        </w:r>
      </w:ins>
      <w:del w:id="53" w:author="LEONARDO LIRA" w:date="2020-05-18T19:12:00Z">
        <w:r w:rsidRPr="00ED1D88" w:rsidDel="00D71C4E">
          <w:rPr>
            <w:rFonts w:eastAsia="Arial"/>
            <w:color w:val="000000" w:themeColor="text1"/>
          </w:rPr>
          <w:delText>1</w:delText>
        </w:r>
        <w:r w:rsidR="008D159B" w:rsidRPr="00ED1D88" w:rsidDel="00D71C4E">
          <w:rPr>
            <w:rFonts w:eastAsia="Arial"/>
            <w:color w:val="000000" w:themeColor="text1"/>
          </w:rPr>
          <w:delText>9</w:delText>
        </w:r>
      </w:del>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53B5289E" w:rsidR="006F5CCB" w:rsidRDefault="00726CE7" w:rsidP="7C434651">
      <w:pPr>
        <w:rPr>
          <w:ins w:id="54" w:author="LEONARDO LIRA" w:date="2020-05-18T19:45:00Z"/>
          <w:rFonts w:eastAsia="Arial"/>
          <w:color w:val="000000" w:themeColor="text1"/>
        </w:rPr>
      </w:pPr>
      <w:commentRangeStart w:id="55"/>
      <w:commentRangeStart w:id="56"/>
      <w:del w:id="57" w:author="LEONARDO LIRA" w:date="2020-05-18T19:47:00Z">
        <w:r w:rsidRPr="00AD3197" w:rsidDel="006F5CCB">
          <w:rPr>
            <w:rFonts w:eastAsia="Arial"/>
            <w:color w:val="000000" w:themeColor="text1"/>
          </w:rPr>
          <w:delText xml:space="preserve">Este trabalho de conclusão de curso tem como objetivo mostrar o processo de criação do jogo </w:delText>
        </w:r>
        <w:r w:rsidR="00C61AA9" w:rsidRPr="00AD3197" w:rsidDel="006F5CCB">
          <w:rPr>
            <w:rFonts w:eastAsia="Arial"/>
            <w:color w:val="000000" w:themeColor="text1"/>
          </w:rPr>
          <w:delText xml:space="preserve">digital </w:delText>
        </w:r>
        <w:r w:rsidRPr="00AD3197" w:rsidDel="006F5CCB">
          <w:rPr>
            <w:rFonts w:eastAsia="Arial"/>
            <w:i/>
            <w:color w:val="000000" w:themeColor="text1"/>
          </w:rPr>
          <w:delText>ANTHILL CONQUER</w:delText>
        </w:r>
        <w:r w:rsidRPr="00AD3197" w:rsidDel="006F5CCB">
          <w:rPr>
            <w:rFonts w:eastAsia="Arial"/>
            <w:color w:val="000000" w:themeColor="text1"/>
          </w:rPr>
          <w:delText xml:space="preserve">. Descrevendo </w:delText>
        </w:r>
        <w:r w:rsidR="00ED5AF5" w:rsidRPr="00AD3197" w:rsidDel="006F5CCB">
          <w:rPr>
            <w:rFonts w:eastAsia="Arial"/>
            <w:color w:val="000000" w:themeColor="text1"/>
          </w:rPr>
          <w:delText xml:space="preserve">os passos tomados em cada </w:delText>
        </w:r>
        <w:r w:rsidR="00C61AA9" w:rsidRPr="00AD3197" w:rsidDel="006F5CCB">
          <w:rPr>
            <w:rFonts w:eastAsia="Arial"/>
            <w:color w:val="000000" w:themeColor="text1"/>
          </w:rPr>
          <w:delText>tópico, assim como seu processo criativo</w:delText>
        </w:r>
        <w:r w:rsidR="00C53314" w:rsidRPr="00AD3197" w:rsidDel="006F5CCB">
          <w:rPr>
            <w:rFonts w:eastAsia="Arial"/>
            <w:color w:val="000000" w:themeColor="text1"/>
          </w:rPr>
          <w:delText xml:space="preserve"> junto de suas inspirações.</w:delText>
        </w:r>
        <w:r w:rsidR="00C61AA9" w:rsidRPr="00AD3197" w:rsidDel="006F5CCB">
          <w:rPr>
            <w:rFonts w:eastAsia="Arial"/>
            <w:color w:val="000000" w:themeColor="text1"/>
          </w:rPr>
          <w:delText xml:space="preserve"> </w:delText>
        </w:r>
        <w:r w:rsidR="00E017BC" w:rsidRPr="00AD3197" w:rsidDel="006F5CCB">
          <w:rPr>
            <w:rFonts w:eastAsia="Arial"/>
            <w:color w:val="000000" w:themeColor="text1"/>
          </w:rPr>
          <w:delText xml:space="preserve">Nesse relatório, também é descritos as </w:delText>
        </w:r>
        <w:r w:rsidR="00C61AA9" w:rsidRPr="00AD3197" w:rsidDel="006F5CCB">
          <w:rPr>
            <w:rFonts w:eastAsia="Arial"/>
            <w:color w:val="000000" w:themeColor="text1"/>
          </w:rPr>
          <w:delText xml:space="preserve">maneiras </w:delText>
        </w:r>
        <w:r w:rsidR="00E017BC" w:rsidRPr="00AD3197" w:rsidDel="006F5CCB">
          <w:rPr>
            <w:rFonts w:eastAsia="Arial"/>
            <w:color w:val="000000" w:themeColor="text1"/>
          </w:rPr>
          <w:delText>usadas para</w:delText>
        </w:r>
        <w:r w:rsidR="00C61AA9" w:rsidRPr="00AD3197" w:rsidDel="006F5CCB">
          <w:rPr>
            <w:rFonts w:eastAsia="Arial"/>
            <w:color w:val="000000" w:themeColor="text1"/>
          </w:rPr>
          <w:delText xml:space="preserve"> inovar nesse gênero tão utilizad</w:delText>
        </w:r>
        <w:r w:rsidR="004518F0" w:rsidRPr="00AD3197" w:rsidDel="006F5CCB">
          <w:rPr>
            <w:rFonts w:eastAsia="Arial"/>
            <w:color w:val="000000" w:themeColor="text1"/>
          </w:rPr>
          <w:delText>as</w:delText>
        </w:r>
        <w:r w:rsidR="00C61AA9" w:rsidRPr="00AD3197" w:rsidDel="006F5CCB">
          <w:rPr>
            <w:rFonts w:eastAsia="Arial"/>
            <w:color w:val="000000" w:themeColor="text1"/>
          </w:rPr>
          <w:delText xml:space="preserve"> pela</w:delText>
        </w:r>
      </w:del>
      <w:ins w:id="58" w:author="LEONARDO LIRA" w:date="2020-05-18T19:46:00Z">
        <w:r w:rsidR="006F5CCB" w:rsidRPr="006F5CCB">
          <w:rPr>
            <w:rFonts w:eastAsia="Arial"/>
            <w:color w:val="000000" w:themeColor="text1"/>
          </w:rPr>
          <w:t xml:space="preserve">O trabalho apresentado traz </w:t>
        </w:r>
        <w:r w:rsidR="006F5CCB" w:rsidRPr="006F5CCB">
          <w:rPr>
            <w:rFonts w:eastAsia="Arial"/>
            <w:i/>
            <w:iCs/>
            <w:color w:val="000000" w:themeColor="text1"/>
            <w:rPrChange w:id="59"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60" w:author="LEONARDO LIRA" w:date="2020-05-18T19:46:00Z">
              <w:rPr>
                <w:rFonts w:eastAsia="Arial"/>
                <w:color w:val="000000" w:themeColor="text1"/>
              </w:rPr>
            </w:rPrChange>
          </w:rPr>
          <w:t>Realm</w:t>
        </w:r>
        <w:proofErr w:type="spellEnd"/>
        <w:r w:rsidR="006F5CCB" w:rsidRPr="006F5CCB">
          <w:rPr>
            <w:rFonts w:eastAsia="Arial"/>
            <w:color w:val="000000" w:themeColor="text1"/>
          </w:rPr>
          <w:t>, um jogo que previamente foi desenvolvido para uma Game Jam e posteriormente ocorrendo modificações, para assim se tornar um trabalho de conclusão de curso.</w:t>
        </w:r>
        <w:r w:rsidR="006F5CCB">
          <w:rPr>
            <w:rFonts w:eastAsia="Arial"/>
            <w:color w:val="000000" w:themeColor="text1"/>
          </w:rPr>
          <w:t xml:space="preserve"> </w:t>
        </w:r>
        <w:r w:rsidR="006F5CCB" w:rsidRPr="006F5CCB">
          <w:rPr>
            <w:rFonts w:eastAsia="Arial"/>
            <w:i/>
            <w:iCs/>
            <w:color w:val="000000" w:themeColor="text1"/>
            <w:rPrChange w:id="61"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62" w:author="LEONARDO LIRA" w:date="2020-05-18T19:46:00Z">
              <w:rPr>
                <w:rFonts w:eastAsia="Arial"/>
                <w:color w:val="000000" w:themeColor="text1"/>
              </w:rPr>
            </w:rPrChange>
          </w:rPr>
          <w:t>Realm</w:t>
        </w:r>
        <w:proofErr w:type="spellEnd"/>
        <w:r w:rsidR="006F5CCB" w:rsidRPr="006F5CCB">
          <w:rPr>
            <w:rFonts w:eastAsia="Arial"/>
            <w:color w:val="000000" w:themeColor="text1"/>
          </w:rPr>
          <w:t xml:space="preserve"> é um RTS(</w:t>
        </w:r>
        <w:r w:rsidR="006F5CCB" w:rsidRPr="006F5CCB">
          <w:rPr>
            <w:rFonts w:eastAsia="Arial"/>
            <w:i/>
            <w:iCs/>
            <w:color w:val="000000" w:themeColor="text1"/>
            <w:rPrChange w:id="63" w:author="LEONARDO LIRA" w:date="2020-05-18T19:46:00Z">
              <w:rPr>
                <w:rFonts w:eastAsia="Arial"/>
                <w:color w:val="000000" w:themeColor="text1"/>
              </w:rPr>
            </w:rPrChange>
          </w:rPr>
          <w:t xml:space="preserve">Real-time </w:t>
        </w:r>
        <w:proofErr w:type="spellStart"/>
        <w:r w:rsidR="006F5CCB" w:rsidRPr="006F5CCB">
          <w:rPr>
            <w:rFonts w:eastAsia="Arial"/>
            <w:i/>
            <w:iCs/>
            <w:color w:val="000000" w:themeColor="text1"/>
            <w:rPrChange w:id="64" w:author="LEONARDO LIRA" w:date="2020-05-18T19:46:00Z">
              <w:rPr>
                <w:rFonts w:eastAsia="Arial"/>
                <w:color w:val="000000" w:themeColor="text1"/>
              </w:rPr>
            </w:rPrChange>
          </w:rPr>
          <w:t>strategy</w:t>
        </w:r>
        <w:proofErr w:type="spellEnd"/>
        <w:r w:rsidR="006F5CCB" w:rsidRPr="006F5CCB">
          <w:rPr>
            <w:rFonts w:eastAsia="Arial"/>
            <w:color w:val="000000" w:themeColor="text1"/>
          </w:rPr>
          <w:t xml:space="preserve"> ) 3D, com gráficos </w:t>
        </w:r>
        <w:proofErr w:type="spellStart"/>
        <w:r w:rsidR="006F5CCB" w:rsidRPr="006F5CCB">
          <w:rPr>
            <w:rFonts w:eastAsia="Arial"/>
            <w:i/>
            <w:iCs/>
            <w:color w:val="000000" w:themeColor="text1"/>
            <w:rPrChange w:id="65" w:author="LEONARDO LIRA" w:date="2020-05-18T19:46:00Z">
              <w:rPr>
                <w:rFonts w:eastAsia="Arial"/>
                <w:color w:val="000000" w:themeColor="text1"/>
              </w:rPr>
            </w:rPrChange>
          </w:rPr>
          <w:t>low</w:t>
        </w:r>
        <w:proofErr w:type="spellEnd"/>
        <w:r w:rsidR="006F5CCB" w:rsidRPr="006F5CCB">
          <w:rPr>
            <w:rFonts w:eastAsia="Arial"/>
            <w:i/>
            <w:iCs/>
            <w:color w:val="000000" w:themeColor="text1"/>
            <w:rPrChange w:id="66" w:author="LEONARDO LIRA" w:date="2020-05-18T19:46:00Z">
              <w:rPr>
                <w:rFonts w:eastAsia="Arial"/>
                <w:color w:val="000000" w:themeColor="text1"/>
              </w:rPr>
            </w:rPrChange>
          </w:rPr>
          <w:t xml:space="preserve"> </w:t>
        </w:r>
        <w:proofErr w:type="spellStart"/>
        <w:r w:rsidR="006F5CCB" w:rsidRPr="006F5CCB">
          <w:rPr>
            <w:rFonts w:eastAsia="Arial"/>
            <w:i/>
            <w:iCs/>
            <w:color w:val="000000" w:themeColor="text1"/>
            <w:rPrChange w:id="67" w:author="LEONARDO LIRA" w:date="2020-05-18T19:46:00Z">
              <w:rPr>
                <w:rFonts w:eastAsia="Arial"/>
                <w:color w:val="000000" w:themeColor="text1"/>
              </w:rPr>
            </w:rPrChange>
          </w:rPr>
          <w:t>poly</w:t>
        </w:r>
        <w:proofErr w:type="spellEnd"/>
        <w:r w:rsidR="006F5CCB" w:rsidRPr="006F5CCB">
          <w:rPr>
            <w:rFonts w:eastAsia="Arial"/>
            <w:color w:val="000000" w:themeColor="text1"/>
          </w:rPr>
          <w:t>, onde você controla todas as estratégias entre uma batalha que contém magia contra ciência, ao qual terá todo o seu processo de criação descrito em tópicos,</w:t>
        </w:r>
        <w:r w:rsidR="006F5CCB">
          <w:rPr>
            <w:rFonts w:eastAsia="Arial"/>
            <w:color w:val="000000" w:themeColor="text1"/>
          </w:rPr>
          <w:t xml:space="preserve"> </w:t>
        </w:r>
        <w:r w:rsidR="006F5CCB" w:rsidRPr="006F5CCB">
          <w:rPr>
            <w:rFonts w:eastAsia="Arial"/>
            <w:color w:val="000000" w:themeColor="text1"/>
          </w:rPr>
          <w:t>além de informações extra contendo os resultados obtido e comentários com o intuito de facilitar o processo de desenvolvimento.</w:t>
        </w:r>
      </w:ins>
      <w:del w:id="68" w:author="LEONARDO LIRA" w:date="2020-05-18T19:47:00Z">
        <w:r w:rsidR="00C61AA9" w:rsidRPr="00AD3197" w:rsidDel="006F5CCB">
          <w:rPr>
            <w:rFonts w:eastAsia="Arial"/>
            <w:color w:val="000000" w:themeColor="text1"/>
          </w:rPr>
          <w:delText xml:space="preserve"> indústria de jogos</w:delText>
        </w:r>
        <w:r w:rsidR="004518F0" w:rsidRPr="00AD3197" w:rsidDel="006F5CCB">
          <w:rPr>
            <w:rFonts w:eastAsia="Arial"/>
            <w:color w:val="000000" w:themeColor="text1"/>
          </w:rPr>
          <w:delText>, como também</w:delText>
        </w:r>
        <w:r w:rsidR="004803EF" w:rsidRPr="00AD3197" w:rsidDel="006F5CCB">
          <w:rPr>
            <w:rFonts w:eastAsia="Arial"/>
            <w:color w:val="000000" w:themeColor="text1"/>
          </w:rPr>
          <w:delText xml:space="preserve"> as ferramentas usadas para facilitar </w:delText>
        </w:r>
        <w:r w:rsidR="004518F0" w:rsidRPr="00AD3197" w:rsidDel="006F5CCB">
          <w:rPr>
            <w:rFonts w:eastAsia="Arial"/>
            <w:color w:val="000000" w:themeColor="text1"/>
          </w:rPr>
          <w:delText xml:space="preserve">este </w:delText>
        </w:r>
        <w:r w:rsidR="004803EF" w:rsidRPr="00AD3197" w:rsidDel="006F5CCB">
          <w:rPr>
            <w:rFonts w:eastAsia="Arial"/>
            <w:color w:val="000000" w:themeColor="text1"/>
          </w:rPr>
          <w:delText>processo.</w:delText>
        </w:r>
      </w:del>
      <w:commentRangeEnd w:id="55"/>
    </w:p>
    <w:p w14:paraId="7090F78A" w14:textId="35EB1363" w:rsidR="00C61AA9" w:rsidRPr="00AD3197" w:rsidRDefault="000A792D" w:rsidP="7C434651">
      <w:pPr>
        <w:rPr>
          <w:rFonts w:eastAsia="Arial"/>
          <w:color w:val="000000" w:themeColor="text1"/>
        </w:rPr>
      </w:pPr>
      <w:r>
        <w:rPr>
          <w:rStyle w:val="Refdecomentrio"/>
        </w:rPr>
        <w:commentReference w:id="55"/>
      </w:r>
      <w:commentRangeEnd w:id="56"/>
      <w:r w:rsidR="005F7DD0">
        <w:rPr>
          <w:rStyle w:val="Refdecomentrio"/>
        </w:rPr>
        <w:commentReference w:id="56"/>
      </w: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021266CD"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commentRangeStart w:id="69"/>
      <w:del w:id="70" w:author="LEONARDO LIRA" w:date="2020-05-18T19:47:00Z">
        <w:r w:rsidR="00D34F1C" w:rsidRPr="00664549" w:rsidDel="006F5CCB">
          <w:rPr>
            <w:rFonts w:eastAsia="Arial"/>
            <w:color w:val="000000" w:themeColor="text1"/>
            <w:highlight w:val="yellow"/>
            <w:lang w:eastAsia="ar-SA"/>
          </w:rPr>
          <w:delText>formiga</w:delText>
        </w:r>
      </w:del>
      <w:ins w:id="71" w:author="LEONARDO LIRA" w:date="2020-05-18T19:47:00Z">
        <w:r w:rsidR="006F5CCB">
          <w:rPr>
            <w:rFonts w:eastAsia="Arial"/>
            <w:color w:val="000000" w:themeColor="text1"/>
            <w:highlight w:val="yellow"/>
            <w:lang w:eastAsia="ar-SA"/>
          </w:rPr>
          <w:t>Magia</w:t>
        </w:r>
      </w:ins>
      <w:r w:rsidR="00D34F1C" w:rsidRPr="00664549">
        <w:rPr>
          <w:rFonts w:eastAsia="Arial"/>
          <w:color w:val="000000" w:themeColor="text1"/>
          <w:highlight w:val="yellow"/>
          <w:lang w:eastAsia="ar-SA"/>
        </w:rPr>
        <w:t>;</w:t>
      </w:r>
      <w:ins w:id="72" w:author="LEONARDO LIRA" w:date="2020-05-18T19:47:00Z">
        <w:r w:rsidR="006F5CCB">
          <w:rPr>
            <w:rFonts w:eastAsia="Arial"/>
            <w:color w:val="000000" w:themeColor="text1"/>
            <w:highlight w:val="yellow"/>
            <w:lang w:eastAsia="ar-SA"/>
          </w:rPr>
          <w:t xml:space="preserve"> </w:t>
        </w:r>
      </w:ins>
      <w:del w:id="73" w:author="LEONARDO LIRA" w:date="2020-05-18T19:47:00Z">
        <w:r w:rsidR="00D34F1C" w:rsidRPr="00664549" w:rsidDel="006F5CCB">
          <w:rPr>
            <w:rFonts w:eastAsia="Arial"/>
            <w:color w:val="000000" w:themeColor="text1"/>
            <w:highlight w:val="yellow"/>
            <w:lang w:eastAsia="ar-SA"/>
          </w:rPr>
          <w:delText>competitivo</w:delText>
        </w:r>
      </w:del>
      <w:proofErr w:type="gramStart"/>
      <w:ins w:id="74" w:author="LEONARDO LIRA" w:date="2020-05-18T19:47:00Z">
        <w:r w:rsidR="006F5CCB">
          <w:rPr>
            <w:rFonts w:eastAsia="Arial"/>
            <w:color w:val="000000" w:themeColor="text1"/>
            <w:highlight w:val="yellow"/>
            <w:lang w:eastAsia="ar-SA"/>
          </w:rPr>
          <w:t xml:space="preserve">ciência </w:t>
        </w:r>
      </w:ins>
      <w:r w:rsidR="00D34F1C" w:rsidRPr="00664549">
        <w:rPr>
          <w:rFonts w:eastAsia="Arial"/>
          <w:color w:val="000000" w:themeColor="text1"/>
          <w:highlight w:val="yellow"/>
          <w:lang w:eastAsia="ar-SA"/>
        </w:rPr>
        <w:t>;</w:t>
      </w:r>
      <w:proofErr w:type="gramEnd"/>
      <w:ins w:id="75" w:author="LEONARDO LIRA" w:date="2020-05-18T19:47:00Z">
        <w:r w:rsidR="006F5CCB">
          <w:rPr>
            <w:rFonts w:eastAsia="Arial"/>
            <w:color w:val="000000" w:themeColor="text1"/>
            <w:highlight w:val="yellow"/>
            <w:lang w:eastAsia="ar-SA"/>
          </w:rPr>
          <w:t xml:space="preserve"> RTS</w:t>
        </w:r>
      </w:ins>
      <w:del w:id="76" w:author="LEONARDO LIRA" w:date="2020-05-18T19:47:00Z">
        <w:r w:rsidR="00D34F1C" w:rsidRPr="00664549" w:rsidDel="006F5CCB">
          <w:rPr>
            <w:rFonts w:eastAsia="Arial"/>
            <w:color w:val="000000" w:themeColor="text1"/>
            <w:highlight w:val="yellow"/>
            <w:lang w:eastAsia="ar-SA"/>
          </w:rPr>
          <w:delText>roguelike</w:delText>
        </w:r>
        <w:commentRangeEnd w:id="69"/>
        <w:r w:rsidR="000A792D" w:rsidDel="006F5CCB">
          <w:rPr>
            <w:rStyle w:val="Refdecomentrio"/>
          </w:rPr>
          <w:commentReference w:id="69"/>
        </w:r>
      </w:del>
      <w:r w:rsidRPr="00AD319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commentRangeStart w:id="77"/>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proofErr w:type="gramStart"/>
      <w:r w:rsidR="00DB01BD" w:rsidRPr="00AD3197">
        <w:rPr>
          <w:rFonts w:eastAsia="Arial"/>
          <w:i/>
          <w:color w:val="000000" w:themeColor="text1"/>
          <w:lang w:val="en-US"/>
        </w:rPr>
        <w:t>it’s</w:t>
      </w:r>
      <w:proofErr w:type="spellEnd"/>
      <w:proofErr w:type="gram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proofErr w:type="gram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w:t>
      </w:r>
      <w:proofErr w:type="gramEnd"/>
      <w:r w:rsidR="00D34F1C" w:rsidRPr="00AD3197">
        <w:rPr>
          <w:rFonts w:eastAsia="Arial"/>
          <w:i/>
          <w:color w:val="000000" w:themeColor="text1"/>
          <w:lang w:val="en-US" w:eastAsia="ar-SA"/>
        </w:rPr>
        <w:t>;roguelike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commentRangeEnd w:id="77"/>
      <w:r w:rsidR="000A792D">
        <w:rPr>
          <w:rStyle w:val="Refdecomentrio"/>
        </w:rPr>
        <w:commentReference w:id="77"/>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11C4011C" w:rsidR="005F7DD0" w:rsidRDefault="00FE3488">
          <w:pPr>
            <w:pStyle w:val="Sumrio2"/>
            <w:tabs>
              <w:tab w:val="left" w:pos="709"/>
              <w:tab w:val="right" w:leader="dot" w:pos="9061"/>
            </w:tabs>
            <w:rPr>
              <w:ins w:id="78" w:author="Administrador" w:date="2019-11-11T17:56:00Z"/>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ins w:id="79" w:author="Administrador" w:date="2019-11-11T17:56:00Z">
            <w:r w:rsidR="005F7DD0" w:rsidRPr="00CD32C7">
              <w:rPr>
                <w:rStyle w:val="Hyperlink"/>
                <w:noProof/>
              </w:rPr>
              <w:fldChar w:fldCharType="begin"/>
            </w:r>
            <w:r w:rsidR="005F7DD0" w:rsidRPr="00CD32C7">
              <w:rPr>
                <w:rStyle w:val="Hyperlink"/>
                <w:noProof/>
              </w:rPr>
              <w:instrText xml:space="preserve"> </w:instrText>
            </w:r>
            <w:r w:rsidR="005F7DD0">
              <w:rPr>
                <w:noProof/>
              </w:rPr>
              <w:instrText>HYPERLINK \l "_Toc24387382"</w:instrText>
            </w:r>
            <w:r w:rsidR="005F7DD0" w:rsidRPr="00CD32C7">
              <w:rPr>
                <w:rStyle w:val="Hyperlink"/>
                <w:noProof/>
              </w:rPr>
              <w:instrText xml:space="preserve"> </w:instrText>
            </w:r>
            <w:r w:rsidR="005F7DD0" w:rsidRPr="00CD32C7">
              <w:rPr>
                <w:rStyle w:val="Hyperlink"/>
                <w:noProof/>
              </w:rPr>
              <w:fldChar w:fldCharType="separate"/>
            </w:r>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ins>
          <w:r w:rsidR="005F7DD0">
            <w:rPr>
              <w:noProof/>
              <w:webHidden/>
            </w:rPr>
          </w:r>
          <w:r w:rsidR="005F7DD0">
            <w:rPr>
              <w:noProof/>
              <w:webHidden/>
            </w:rPr>
            <w:fldChar w:fldCharType="separate"/>
          </w:r>
          <w:ins w:id="80" w:author="Administrador" w:date="2019-11-11T17:56:00Z">
            <w:r w:rsidR="005F7DD0">
              <w:rPr>
                <w:noProof/>
                <w:webHidden/>
              </w:rPr>
              <w:t>10</w:t>
            </w:r>
            <w:r w:rsidR="005F7DD0">
              <w:rPr>
                <w:noProof/>
                <w:webHidden/>
              </w:rPr>
              <w:fldChar w:fldCharType="end"/>
            </w:r>
            <w:r w:rsidR="005F7DD0" w:rsidRPr="00CD32C7">
              <w:rPr>
                <w:rStyle w:val="Hyperlink"/>
                <w:noProof/>
              </w:rPr>
              <w:fldChar w:fldCharType="end"/>
            </w:r>
          </w:ins>
        </w:p>
        <w:p w14:paraId="510F5324" w14:textId="13118DF2" w:rsidR="005F7DD0" w:rsidRDefault="005F7DD0">
          <w:pPr>
            <w:pStyle w:val="Sumrio2"/>
            <w:tabs>
              <w:tab w:val="left" w:pos="709"/>
              <w:tab w:val="right" w:leader="dot" w:pos="9061"/>
            </w:tabs>
            <w:rPr>
              <w:ins w:id="81" w:author="Administrador" w:date="2019-11-11T17:56:00Z"/>
              <w:rFonts w:asciiTheme="minorHAnsi" w:eastAsiaTheme="minorEastAsia" w:hAnsiTheme="minorHAnsi" w:cstheme="minorBidi"/>
              <w:b w:val="0"/>
              <w:bCs w:val="0"/>
              <w:noProof/>
              <w:sz w:val="22"/>
              <w:szCs w:val="22"/>
              <w:lang w:eastAsia="pt-BR"/>
            </w:rPr>
          </w:pPr>
          <w:ins w:id="8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ins>
          <w:r>
            <w:rPr>
              <w:noProof/>
              <w:webHidden/>
            </w:rPr>
          </w:r>
          <w:r>
            <w:rPr>
              <w:noProof/>
              <w:webHidden/>
            </w:rPr>
            <w:fldChar w:fldCharType="separate"/>
          </w:r>
          <w:ins w:id="83" w:author="Administrador" w:date="2019-11-11T17:56:00Z">
            <w:r>
              <w:rPr>
                <w:noProof/>
                <w:webHidden/>
              </w:rPr>
              <w:t>13</w:t>
            </w:r>
            <w:r>
              <w:rPr>
                <w:noProof/>
                <w:webHidden/>
              </w:rPr>
              <w:fldChar w:fldCharType="end"/>
            </w:r>
            <w:r w:rsidRPr="00CD32C7">
              <w:rPr>
                <w:rStyle w:val="Hyperlink"/>
                <w:noProof/>
              </w:rPr>
              <w:fldChar w:fldCharType="end"/>
            </w:r>
          </w:ins>
        </w:p>
        <w:p w14:paraId="53F56AB6" w14:textId="1DAA96AF" w:rsidR="005F7DD0" w:rsidRDefault="005F7DD0">
          <w:pPr>
            <w:pStyle w:val="Sumrio2"/>
            <w:tabs>
              <w:tab w:val="left" w:pos="709"/>
              <w:tab w:val="right" w:leader="dot" w:pos="9061"/>
            </w:tabs>
            <w:rPr>
              <w:ins w:id="84" w:author="Administrador" w:date="2019-11-11T17:56:00Z"/>
              <w:rFonts w:asciiTheme="minorHAnsi" w:eastAsiaTheme="minorEastAsia" w:hAnsiTheme="minorHAnsi" w:cstheme="minorBidi"/>
              <w:b w:val="0"/>
              <w:bCs w:val="0"/>
              <w:noProof/>
              <w:sz w:val="22"/>
              <w:szCs w:val="22"/>
              <w:lang w:eastAsia="pt-BR"/>
            </w:rPr>
          </w:pPr>
          <w:ins w:id="8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ins>
          <w:r>
            <w:rPr>
              <w:noProof/>
              <w:webHidden/>
            </w:rPr>
          </w:r>
          <w:r>
            <w:rPr>
              <w:noProof/>
              <w:webHidden/>
            </w:rPr>
            <w:fldChar w:fldCharType="separate"/>
          </w:r>
          <w:ins w:id="86" w:author="Administrador" w:date="2019-11-11T17:56:00Z">
            <w:r>
              <w:rPr>
                <w:noProof/>
                <w:webHidden/>
              </w:rPr>
              <w:t>13</w:t>
            </w:r>
            <w:r>
              <w:rPr>
                <w:noProof/>
                <w:webHidden/>
              </w:rPr>
              <w:fldChar w:fldCharType="end"/>
            </w:r>
            <w:r w:rsidRPr="00CD32C7">
              <w:rPr>
                <w:rStyle w:val="Hyperlink"/>
                <w:noProof/>
              </w:rPr>
              <w:fldChar w:fldCharType="end"/>
            </w:r>
          </w:ins>
        </w:p>
        <w:p w14:paraId="090BB1C5" w14:textId="409ADFDA" w:rsidR="005F7DD0" w:rsidRDefault="005F7DD0">
          <w:pPr>
            <w:pStyle w:val="Sumrio2"/>
            <w:tabs>
              <w:tab w:val="left" w:pos="709"/>
              <w:tab w:val="right" w:leader="dot" w:pos="9061"/>
            </w:tabs>
            <w:rPr>
              <w:ins w:id="87" w:author="Administrador" w:date="2019-11-11T17:56:00Z"/>
              <w:rFonts w:asciiTheme="minorHAnsi" w:eastAsiaTheme="minorEastAsia" w:hAnsiTheme="minorHAnsi" w:cstheme="minorBidi"/>
              <w:b w:val="0"/>
              <w:bCs w:val="0"/>
              <w:noProof/>
              <w:sz w:val="22"/>
              <w:szCs w:val="22"/>
              <w:lang w:eastAsia="pt-BR"/>
            </w:rPr>
          </w:pPr>
          <w:ins w:id="8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ins>
          <w:r>
            <w:rPr>
              <w:noProof/>
              <w:webHidden/>
            </w:rPr>
          </w:r>
          <w:r>
            <w:rPr>
              <w:noProof/>
              <w:webHidden/>
            </w:rPr>
            <w:fldChar w:fldCharType="separate"/>
          </w:r>
          <w:ins w:id="89" w:author="Administrador" w:date="2019-11-11T17:56:00Z">
            <w:r>
              <w:rPr>
                <w:noProof/>
                <w:webHidden/>
              </w:rPr>
              <w:t>16</w:t>
            </w:r>
            <w:r>
              <w:rPr>
                <w:noProof/>
                <w:webHidden/>
              </w:rPr>
              <w:fldChar w:fldCharType="end"/>
            </w:r>
            <w:r w:rsidRPr="00CD32C7">
              <w:rPr>
                <w:rStyle w:val="Hyperlink"/>
                <w:noProof/>
              </w:rPr>
              <w:fldChar w:fldCharType="end"/>
            </w:r>
          </w:ins>
        </w:p>
        <w:p w14:paraId="20AF8A64" w14:textId="615A1040" w:rsidR="005F7DD0" w:rsidRDefault="005F7DD0">
          <w:pPr>
            <w:pStyle w:val="Sumrio2"/>
            <w:tabs>
              <w:tab w:val="left" w:pos="709"/>
              <w:tab w:val="right" w:leader="dot" w:pos="9061"/>
            </w:tabs>
            <w:rPr>
              <w:ins w:id="90" w:author="Administrador" w:date="2019-11-11T17:56:00Z"/>
              <w:rFonts w:asciiTheme="minorHAnsi" w:eastAsiaTheme="minorEastAsia" w:hAnsiTheme="minorHAnsi" w:cstheme="minorBidi"/>
              <w:b w:val="0"/>
              <w:bCs w:val="0"/>
              <w:noProof/>
              <w:sz w:val="22"/>
              <w:szCs w:val="22"/>
              <w:lang w:eastAsia="pt-BR"/>
            </w:rPr>
          </w:pPr>
          <w:ins w:id="9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ins>
          <w:r>
            <w:rPr>
              <w:noProof/>
              <w:webHidden/>
            </w:rPr>
          </w:r>
          <w:r>
            <w:rPr>
              <w:noProof/>
              <w:webHidden/>
            </w:rPr>
            <w:fldChar w:fldCharType="separate"/>
          </w:r>
          <w:ins w:id="92" w:author="Administrador" w:date="2019-11-11T17:56:00Z">
            <w:r>
              <w:rPr>
                <w:noProof/>
                <w:webHidden/>
              </w:rPr>
              <w:t>20</w:t>
            </w:r>
            <w:r>
              <w:rPr>
                <w:noProof/>
                <w:webHidden/>
              </w:rPr>
              <w:fldChar w:fldCharType="end"/>
            </w:r>
            <w:r w:rsidRPr="00CD32C7">
              <w:rPr>
                <w:rStyle w:val="Hyperlink"/>
                <w:noProof/>
              </w:rPr>
              <w:fldChar w:fldCharType="end"/>
            </w:r>
          </w:ins>
        </w:p>
        <w:p w14:paraId="095CDE2C" w14:textId="1AD4420E" w:rsidR="005F7DD0" w:rsidRDefault="005F7DD0">
          <w:pPr>
            <w:pStyle w:val="Sumrio2"/>
            <w:tabs>
              <w:tab w:val="left" w:pos="709"/>
              <w:tab w:val="right" w:leader="dot" w:pos="9061"/>
            </w:tabs>
            <w:rPr>
              <w:ins w:id="93" w:author="Administrador" w:date="2019-11-11T17:56:00Z"/>
              <w:rFonts w:asciiTheme="minorHAnsi" w:eastAsiaTheme="minorEastAsia" w:hAnsiTheme="minorHAnsi" w:cstheme="minorBidi"/>
              <w:b w:val="0"/>
              <w:bCs w:val="0"/>
              <w:noProof/>
              <w:sz w:val="22"/>
              <w:szCs w:val="22"/>
              <w:lang w:eastAsia="pt-BR"/>
            </w:rPr>
          </w:pPr>
          <w:ins w:id="9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ins>
          <w:r>
            <w:rPr>
              <w:noProof/>
              <w:webHidden/>
            </w:rPr>
          </w:r>
          <w:r>
            <w:rPr>
              <w:noProof/>
              <w:webHidden/>
            </w:rPr>
            <w:fldChar w:fldCharType="separate"/>
          </w:r>
          <w:ins w:id="95" w:author="Administrador" w:date="2019-11-11T17:56:00Z">
            <w:r>
              <w:rPr>
                <w:noProof/>
                <w:webHidden/>
              </w:rPr>
              <w:t>20</w:t>
            </w:r>
            <w:r>
              <w:rPr>
                <w:noProof/>
                <w:webHidden/>
              </w:rPr>
              <w:fldChar w:fldCharType="end"/>
            </w:r>
            <w:r w:rsidRPr="00CD32C7">
              <w:rPr>
                <w:rStyle w:val="Hyperlink"/>
                <w:noProof/>
              </w:rPr>
              <w:fldChar w:fldCharType="end"/>
            </w:r>
          </w:ins>
        </w:p>
        <w:p w14:paraId="4AC3E82B" w14:textId="31B8742B" w:rsidR="005F7DD0" w:rsidRDefault="005F7DD0">
          <w:pPr>
            <w:pStyle w:val="Sumrio2"/>
            <w:tabs>
              <w:tab w:val="left" w:pos="709"/>
              <w:tab w:val="right" w:leader="dot" w:pos="9061"/>
            </w:tabs>
            <w:rPr>
              <w:ins w:id="96" w:author="Administrador" w:date="2019-11-11T17:56:00Z"/>
              <w:rFonts w:asciiTheme="minorHAnsi" w:eastAsiaTheme="minorEastAsia" w:hAnsiTheme="minorHAnsi" w:cstheme="minorBidi"/>
              <w:b w:val="0"/>
              <w:bCs w:val="0"/>
              <w:noProof/>
              <w:sz w:val="22"/>
              <w:szCs w:val="22"/>
              <w:lang w:eastAsia="pt-BR"/>
            </w:rPr>
          </w:pPr>
          <w:ins w:id="9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ins>
          <w:r>
            <w:rPr>
              <w:noProof/>
              <w:webHidden/>
            </w:rPr>
          </w:r>
          <w:r>
            <w:rPr>
              <w:noProof/>
              <w:webHidden/>
            </w:rPr>
            <w:fldChar w:fldCharType="separate"/>
          </w:r>
          <w:ins w:id="98" w:author="Administrador" w:date="2019-11-11T17:56:00Z">
            <w:r>
              <w:rPr>
                <w:noProof/>
                <w:webHidden/>
              </w:rPr>
              <w:t>21</w:t>
            </w:r>
            <w:r>
              <w:rPr>
                <w:noProof/>
                <w:webHidden/>
              </w:rPr>
              <w:fldChar w:fldCharType="end"/>
            </w:r>
            <w:r w:rsidRPr="00CD32C7">
              <w:rPr>
                <w:rStyle w:val="Hyperlink"/>
                <w:noProof/>
              </w:rPr>
              <w:fldChar w:fldCharType="end"/>
            </w:r>
          </w:ins>
        </w:p>
        <w:p w14:paraId="58AE9D93" w14:textId="408C4A66" w:rsidR="005F7DD0" w:rsidRDefault="005F7DD0">
          <w:pPr>
            <w:pStyle w:val="Sumrio2"/>
            <w:tabs>
              <w:tab w:val="left" w:pos="709"/>
              <w:tab w:val="right" w:leader="dot" w:pos="9061"/>
            </w:tabs>
            <w:rPr>
              <w:ins w:id="99" w:author="Administrador" w:date="2019-11-11T17:56:00Z"/>
              <w:rFonts w:asciiTheme="minorHAnsi" w:eastAsiaTheme="minorEastAsia" w:hAnsiTheme="minorHAnsi" w:cstheme="minorBidi"/>
              <w:b w:val="0"/>
              <w:bCs w:val="0"/>
              <w:noProof/>
              <w:sz w:val="22"/>
              <w:szCs w:val="22"/>
              <w:lang w:eastAsia="pt-BR"/>
            </w:rPr>
          </w:pPr>
          <w:ins w:id="10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ins>
          <w:r>
            <w:rPr>
              <w:noProof/>
              <w:webHidden/>
            </w:rPr>
          </w:r>
          <w:r>
            <w:rPr>
              <w:noProof/>
              <w:webHidden/>
            </w:rPr>
            <w:fldChar w:fldCharType="separate"/>
          </w:r>
          <w:ins w:id="101" w:author="Administrador" w:date="2019-11-11T17:56:00Z">
            <w:r>
              <w:rPr>
                <w:noProof/>
                <w:webHidden/>
              </w:rPr>
              <w:t>21</w:t>
            </w:r>
            <w:r>
              <w:rPr>
                <w:noProof/>
                <w:webHidden/>
              </w:rPr>
              <w:fldChar w:fldCharType="end"/>
            </w:r>
            <w:r w:rsidRPr="00CD32C7">
              <w:rPr>
                <w:rStyle w:val="Hyperlink"/>
                <w:noProof/>
              </w:rPr>
              <w:fldChar w:fldCharType="end"/>
            </w:r>
          </w:ins>
        </w:p>
        <w:p w14:paraId="3DDFF615" w14:textId="3AA8B5B4" w:rsidR="005F7DD0" w:rsidRDefault="005F7DD0">
          <w:pPr>
            <w:pStyle w:val="Sumrio2"/>
            <w:tabs>
              <w:tab w:val="left" w:pos="709"/>
              <w:tab w:val="right" w:leader="dot" w:pos="9061"/>
            </w:tabs>
            <w:rPr>
              <w:ins w:id="102" w:author="Administrador" w:date="2019-11-11T17:56:00Z"/>
              <w:rFonts w:asciiTheme="minorHAnsi" w:eastAsiaTheme="minorEastAsia" w:hAnsiTheme="minorHAnsi" w:cstheme="minorBidi"/>
              <w:b w:val="0"/>
              <w:bCs w:val="0"/>
              <w:noProof/>
              <w:sz w:val="22"/>
              <w:szCs w:val="22"/>
              <w:lang w:eastAsia="pt-BR"/>
            </w:rPr>
          </w:pPr>
          <w:ins w:id="10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ins>
          <w:r>
            <w:rPr>
              <w:noProof/>
              <w:webHidden/>
            </w:rPr>
          </w:r>
          <w:r>
            <w:rPr>
              <w:noProof/>
              <w:webHidden/>
            </w:rPr>
            <w:fldChar w:fldCharType="separate"/>
          </w:r>
          <w:ins w:id="104" w:author="Administrador" w:date="2019-11-11T17:56:00Z">
            <w:r>
              <w:rPr>
                <w:noProof/>
                <w:webHidden/>
              </w:rPr>
              <w:t>22</w:t>
            </w:r>
            <w:r>
              <w:rPr>
                <w:noProof/>
                <w:webHidden/>
              </w:rPr>
              <w:fldChar w:fldCharType="end"/>
            </w:r>
            <w:r w:rsidRPr="00CD32C7">
              <w:rPr>
                <w:rStyle w:val="Hyperlink"/>
                <w:noProof/>
              </w:rPr>
              <w:fldChar w:fldCharType="end"/>
            </w:r>
          </w:ins>
        </w:p>
        <w:p w14:paraId="53F049C3" w14:textId="2B5AB695" w:rsidR="005F7DD0" w:rsidRDefault="005F7DD0">
          <w:pPr>
            <w:pStyle w:val="Sumrio2"/>
            <w:tabs>
              <w:tab w:val="left" w:pos="709"/>
              <w:tab w:val="right" w:leader="dot" w:pos="9061"/>
            </w:tabs>
            <w:rPr>
              <w:ins w:id="105" w:author="Administrador" w:date="2019-11-11T17:56:00Z"/>
              <w:rFonts w:asciiTheme="minorHAnsi" w:eastAsiaTheme="minorEastAsia" w:hAnsiTheme="minorHAnsi" w:cstheme="minorBidi"/>
              <w:b w:val="0"/>
              <w:bCs w:val="0"/>
              <w:noProof/>
              <w:sz w:val="22"/>
              <w:szCs w:val="22"/>
              <w:lang w:eastAsia="pt-BR"/>
            </w:rPr>
          </w:pPr>
          <w:ins w:id="10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ins>
          <w:r>
            <w:rPr>
              <w:noProof/>
              <w:webHidden/>
            </w:rPr>
          </w:r>
          <w:r>
            <w:rPr>
              <w:noProof/>
              <w:webHidden/>
            </w:rPr>
            <w:fldChar w:fldCharType="separate"/>
          </w:r>
          <w:ins w:id="107" w:author="Administrador" w:date="2019-11-11T17:56:00Z">
            <w:r>
              <w:rPr>
                <w:noProof/>
                <w:webHidden/>
              </w:rPr>
              <w:t>22</w:t>
            </w:r>
            <w:r>
              <w:rPr>
                <w:noProof/>
                <w:webHidden/>
              </w:rPr>
              <w:fldChar w:fldCharType="end"/>
            </w:r>
            <w:r w:rsidRPr="00CD32C7">
              <w:rPr>
                <w:rStyle w:val="Hyperlink"/>
                <w:noProof/>
              </w:rPr>
              <w:fldChar w:fldCharType="end"/>
            </w:r>
          </w:ins>
        </w:p>
        <w:p w14:paraId="444A9847" w14:textId="0F800EB9" w:rsidR="005F7DD0" w:rsidRDefault="005F7DD0">
          <w:pPr>
            <w:pStyle w:val="Sumrio2"/>
            <w:tabs>
              <w:tab w:val="left" w:pos="709"/>
              <w:tab w:val="right" w:leader="dot" w:pos="9061"/>
            </w:tabs>
            <w:rPr>
              <w:ins w:id="108" w:author="Administrador" w:date="2019-11-11T17:56:00Z"/>
              <w:rFonts w:asciiTheme="minorHAnsi" w:eastAsiaTheme="minorEastAsia" w:hAnsiTheme="minorHAnsi" w:cstheme="minorBidi"/>
              <w:b w:val="0"/>
              <w:bCs w:val="0"/>
              <w:noProof/>
              <w:sz w:val="22"/>
              <w:szCs w:val="22"/>
              <w:lang w:eastAsia="pt-BR"/>
            </w:rPr>
          </w:pPr>
          <w:ins w:id="10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ins>
          <w:r>
            <w:rPr>
              <w:noProof/>
              <w:webHidden/>
            </w:rPr>
          </w:r>
          <w:r>
            <w:rPr>
              <w:noProof/>
              <w:webHidden/>
            </w:rPr>
            <w:fldChar w:fldCharType="separate"/>
          </w:r>
          <w:ins w:id="110" w:author="Administrador" w:date="2019-11-11T17:56:00Z">
            <w:r>
              <w:rPr>
                <w:noProof/>
                <w:webHidden/>
              </w:rPr>
              <w:t>23</w:t>
            </w:r>
            <w:r>
              <w:rPr>
                <w:noProof/>
                <w:webHidden/>
              </w:rPr>
              <w:fldChar w:fldCharType="end"/>
            </w:r>
            <w:r w:rsidRPr="00CD32C7">
              <w:rPr>
                <w:rStyle w:val="Hyperlink"/>
                <w:noProof/>
              </w:rPr>
              <w:fldChar w:fldCharType="end"/>
            </w:r>
          </w:ins>
        </w:p>
        <w:p w14:paraId="7CC0BED8" w14:textId="799A4829" w:rsidR="005F7DD0" w:rsidRDefault="005F7DD0">
          <w:pPr>
            <w:pStyle w:val="Sumrio2"/>
            <w:tabs>
              <w:tab w:val="left" w:pos="709"/>
              <w:tab w:val="right" w:leader="dot" w:pos="9061"/>
            </w:tabs>
            <w:rPr>
              <w:ins w:id="111" w:author="Administrador" w:date="2019-11-11T17:56:00Z"/>
              <w:rFonts w:asciiTheme="minorHAnsi" w:eastAsiaTheme="minorEastAsia" w:hAnsiTheme="minorHAnsi" w:cstheme="minorBidi"/>
              <w:b w:val="0"/>
              <w:bCs w:val="0"/>
              <w:noProof/>
              <w:sz w:val="22"/>
              <w:szCs w:val="22"/>
              <w:lang w:eastAsia="pt-BR"/>
            </w:rPr>
          </w:pPr>
          <w:ins w:id="11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ins>
          <w:r>
            <w:rPr>
              <w:noProof/>
              <w:webHidden/>
            </w:rPr>
          </w:r>
          <w:r>
            <w:rPr>
              <w:noProof/>
              <w:webHidden/>
            </w:rPr>
            <w:fldChar w:fldCharType="separate"/>
          </w:r>
          <w:ins w:id="113" w:author="Administrador" w:date="2019-11-11T17:56:00Z">
            <w:r>
              <w:rPr>
                <w:noProof/>
                <w:webHidden/>
              </w:rPr>
              <w:t>23</w:t>
            </w:r>
            <w:r>
              <w:rPr>
                <w:noProof/>
                <w:webHidden/>
              </w:rPr>
              <w:fldChar w:fldCharType="end"/>
            </w:r>
            <w:r w:rsidRPr="00CD32C7">
              <w:rPr>
                <w:rStyle w:val="Hyperlink"/>
                <w:noProof/>
              </w:rPr>
              <w:fldChar w:fldCharType="end"/>
            </w:r>
          </w:ins>
        </w:p>
        <w:p w14:paraId="0966699F" w14:textId="7E37F80E" w:rsidR="005F7DD0" w:rsidRDefault="005F7DD0">
          <w:pPr>
            <w:pStyle w:val="Sumrio2"/>
            <w:tabs>
              <w:tab w:val="left" w:pos="709"/>
              <w:tab w:val="right" w:leader="dot" w:pos="9061"/>
            </w:tabs>
            <w:rPr>
              <w:ins w:id="114" w:author="Administrador" w:date="2019-11-11T17:56:00Z"/>
              <w:rFonts w:asciiTheme="minorHAnsi" w:eastAsiaTheme="minorEastAsia" w:hAnsiTheme="minorHAnsi" w:cstheme="minorBidi"/>
              <w:b w:val="0"/>
              <w:bCs w:val="0"/>
              <w:noProof/>
              <w:sz w:val="22"/>
              <w:szCs w:val="22"/>
              <w:lang w:eastAsia="pt-BR"/>
            </w:rPr>
          </w:pPr>
          <w:ins w:id="11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ins>
          <w:r>
            <w:rPr>
              <w:noProof/>
              <w:webHidden/>
            </w:rPr>
          </w:r>
          <w:r>
            <w:rPr>
              <w:noProof/>
              <w:webHidden/>
            </w:rPr>
            <w:fldChar w:fldCharType="separate"/>
          </w:r>
          <w:ins w:id="116" w:author="Administrador" w:date="2019-11-11T17:56:00Z">
            <w:r>
              <w:rPr>
                <w:noProof/>
                <w:webHidden/>
              </w:rPr>
              <w:t>25</w:t>
            </w:r>
            <w:r>
              <w:rPr>
                <w:noProof/>
                <w:webHidden/>
              </w:rPr>
              <w:fldChar w:fldCharType="end"/>
            </w:r>
            <w:r w:rsidRPr="00CD32C7">
              <w:rPr>
                <w:rStyle w:val="Hyperlink"/>
                <w:noProof/>
              </w:rPr>
              <w:fldChar w:fldCharType="end"/>
            </w:r>
          </w:ins>
        </w:p>
        <w:p w14:paraId="38EEA3B2" w14:textId="2E1370F7" w:rsidR="005F7DD0" w:rsidRDefault="005F7DD0">
          <w:pPr>
            <w:pStyle w:val="Sumrio2"/>
            <w:tabs>
              <w:tab w:val="left" w:pos="709"/>
              <w:tab w:val="right" w:leader="dot" w:pos="9061"/>
            </w:tabs>
            <w:rPr>
              <w:ins w:id="117" w:author="Administrador" w:date="2019-11-11T17:56:00Z"/>
              <w:rFonts w:asciiTheme="minorHAnsi" w:eastAsiaTheme="minorEastAsia" w:hAnsiTheme="minorHAnsi" w:cstheme="minorBidi"/>
              <w:b w:val="0"/>
              <w:bCs w:val="0"/>
              <w:noProof/>
              <w:sz w:val="22"/>
              <w:szCs w:val="22"/>
              <w:lang w:eastAsia="pt-BR"/>
            </w:rPr>
          </w:pPr>
          <w:ins w:id="11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ins>
          <w:r>
            <w:rPr>
              <w:noProof/>
              <w:webHidden/>
            </w:rPr>
          </w:r>
          <w:r>
            <w:rPr>
              <w:noProof/>
              <w:webHidden/>
            </w:rPr>
            <w:fldChar w:fldCharType="separate"/>
          </w:r>
          <w:ins w:id="119" w:author="Administrador" w:date="2019-11-11T17:56:00Z">
            <w:r>
              <w:rPr>
                <w:noProof/>
                <w:webHidden/>
              </w:rPr>
              <w:t>25</w:t>
            </w:r>
            <w:r>
              <w:rPr>
                <w:noProof/>
                <w:webHidden/>
              </w:rPr>
              <w:fldChar w:fldCharType="end"/>
            </w:r>
            <w:r w:rsidRPr="00CD32C7">
              <w:rPr>
                <w:rStyle w:val="Hyperlink"/>
                <w:noProof/>
              </w:rPr>
              <w:fldChar w:fldCharType="end"/>
            </w:r>
          </w:ins>
        </w:p>
        <w:p w14:paraId="360AC093" w14:textId="1E224C2B" w:rsidR="005F7DD0" w:rsidRDefault="005F7DD0">
          <w:pPr>
            <w:pStyle w:val="Sumrio2"/>
            <w:tabs>
              <w:tab w:val="left" w:pos="709"/>
              <w:tab w:val="right" w:leader="dot" w:pos="9061"/>
            </w:tabs>
            <w:rPr>
              <w:ins w:id="120" w:author="Administrador" w:date="2019-11-11T17:56:00Z"/>
              <w:rFonts w:asciiTheme="minorHAnsi" w:eastAsiaTheme="minorEastAsia" w:hAnsiTheme="minorHAnsi" w:cstheme="minorBidi"/>
              <w:b w:val="0"/>
              <w:bCs w:val="0"/>
              <w:noProof/>
              <w:sz w:val="22"/>
              <w:szCs w:val="22"/>
              <w:lang w:eastAsia="pt-BR"/>
            </w:rPr>
          </w:pPr>
          <w:ins w:id="12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ins>
          <w:r>
            <w:rPr>
              <w:noProof/>
              <w:webHidden/>
            </w:rPr>
          </w:r>
          <w:r>
            <w:rPr>
              <w:noProof/>
              <w:webHidden/>
            </w:rPr>
            <w:fldChar w:fldCharType="separate"/>
          </w:r>
          <w:ins w:id="122" w:author="Administrador" w:date="2019-11-11T17:56:00Z">
            <w:r>
              <w:rPr>
                <w:noProof/>
                <w:webHidden/>
              </w:rPr>
              <w:t>26</w:t>
            </w:r>
            <w:r>
              <w:rPr>
                <w:noProof/>
                <w:webHidden/>
              </w:rPr>
              <w:fldChar w:fldCharType="end"/>
            </w:r>
            <w:r w:rsidRPr="00CD32C7">
              <w:rPr>
                <w:rStyle w:val="Hyperlink"/>
                <w:noProof/>
              </w:rPr>
              <w:fldChar w:fldCharType="end"/>
            </w:r>
          </w:ins>
        </w:p>
        <w:p w14:paraId="558AAA3B" w14:textId="473AC74D" w:rsidR="005F7DD0" w:rsidRDefault="005F7DD0">
          <w:pPr>
            <w:pStyle w:val="Sumrio2"/>
            <w:tabs>
              <w:tab w:val="left" w:pos="709"/>
              <w:tab w:val="right" w:leader="dot" w:pos="9061"/>
            </w:tabs>
            <w:rPr>
              <w:ins w:id="123" w:author="Administrador" w:date="2019-11-11T17:56:00Z"/>
              <w:rFonts w:asciiTheme="minorHAnsi" w:eastAsiaTheme="minorEastAsia" w:hAnsiTheme="minorHAnsi" w:cstheme="minorBidi"/>
              <w:b w:val="0"/>
              <w:bCs w:val="0"/>
              <w:noProof/>
              <w:sz w:val="22"/>
              <w:szCs w:val="22"/>
              <w:lang w:eastAsia="pt-BR"/>
            </w:rPr>
          </w:pPr>
          <w:ins w:id="12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ins>
          <w:r>
            <w:rPr>
              <w:noProof/>
              <w:webHidden/>
            </w:rPr>
          </w:r>
          <w:r>
            <w:rPr>
              <w:noProof/>
              <w:webHidden/>
            </w:rPr>
            <w:fldChar w:fldCharType="separate"/>
          </w:r>
          <w:ins w:id="125" w:author="Administrador" w:date="2019-11-11T17:56:00Z">
            <w:r>
              <w:rPr>
                <w:noProof/>
                <w:webHidden/>
              </w:rPr>
              <w:t>27</w:t>
            </w:r>
            <w:r>
              <w:rPr>
                <w:noProof/>
                <w:webHidden/>
              </w:rPr>
              <w:fldChar w:fldCharType="end"/>
            </w:r>
            <w:r w:rsidRPr="00CD32C7">
              <w:rPr>
                <w:rStyle w:val="Hyperlink"/>
                <w:noProof/>
              </w:rPr>
              <w:fldChar w:fldCharType="end"/>
            </w:r>
          </w:ins>
        </w:p>
        <w:p w14:paraId="43B189AD" w14:textId="39E3C338" w:rsidR="005F7DD0" w:rsidRDefault="005F7DD0">
          <w:pPr>
            <w:pStyle w:val="Sumrio2"/>
            <w:tabs>
              <w:tab w:val="left" w:pos="709"/>
              <w:tab w:val="right" w:leader="dot" w:pos="9061"/>
            </w:tabs>
            <w:rPr>
              <w:ins w:id="126" w:author="Administrador" w:date="2019-11-11T17:56:00Z"/>
              <w:rFonts w:asciiTheme="minorHAnsi" w:eastAsiaTheme="minorEastAsia" w:hAnsiTheme="minorHAnsi" w:cstheme="minorBidi"/>
              <w:b w:val="0"/>
              <w:bCs w:val="0"/>
              <w:noProof/>
              <w:sz w:val="22"/>
              <w:szCs w:val="22"/>
              <w:lang w:eastAsia="pt-BR"/>
            </w:rPr>
          </w:pPr>
          <w:ins w:id="12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ins>
          <w:r>
            <w:rPr>
              <w:noProof/>
              <w:webHidden/>
            </w:rPr>
          </w:r>
          <w:r>
            <w:rPr>
              <w:noProof/>
              <w:webHidden/>
            </w:rPr>
            <w:fldChar w:fldCharType="separate"/>
          </w:r>
          <w:ins w:id="128" w:author="Administrador" w:date="2019-11-11T17:56:00Z">
            <w:r>
              <w:rPr>
                <w:noProof/>
                <w:webHidden/>
              </w:rPr>
              <w:t>28</w:t>
            </w:r>
            <w:r>
              <w:rPr>
                <w:noProof/>
                <w:webHidden/>
              </w:rPr>
              <w:fldChar w:fldCharType="end"/>
            </w:r>
            <w:r w:rsidRPr="00CD32C7">
              <w:rPr>
                <w:rStyle w:val="Hyperlink"/>
                <w:noProof/>
              </w:rPr>
              <w:fldChar w:fldCharType="end"/>
            </w:r>
          </w:ins>
        </w:p>
        <w:p w14:paraId="0CFB8F70" w14:textId="6FD708E1" w:rsidR="005F7DD0" w:rsidRDefault="005F7DD0">
          <w:pPr>
            <w:pStyle w:val="Sumrio2"/>
            <w:tabs>
              <w:tab w:val="left" w:pos="709"/>
              <w:tab w:val="right" w:leader="dot" w:pos="9061"/>
            </w:tabs>
            <w:rPr>
              <w:ins w:id="129" w:author="Administrador" w:date="2019-11-11T17:56:00Z"/>
              <w:rFonts w:asciiTheme="minorHAnsi" w:eastAsiaTheme="minorEastAsia" w:hAnsiTheme="minorHAnsi" w:cstheme="minorBidi"/>
              <w:b w:val="0"/>
              <w:bCs w:val="0"/>
              <w:noProof/>
              <w:sz w:val="22"/>
              <w:szCs w:val="22"/>
              <w:lang w:eastAsia="pt-BR"/>
            </w:rPr>
          </w:pPr>
          <w:ins w:id="13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ins>
          <w:r>
            <w:rPr>
              <w:noProof/>
              <w:webHidden/>
            </w:rPr>
          </w:r>
          <w:r>
            <w:rPr>
              <w:noProof/>
              <w:webHidden/>
            </w:rPr>
            <w:fldChar w:fldCharType="separate"/>
          </w:r>
          <w:ins w:id="131" w:author="Administrador" w:date="2019-11-11T17:56:00Z">
            <w:r>
              <w:rPr>
                <w:noProof/>
                <w:webHidden/>
              </w:rPr>
              <w:t>28</w:t>
            </w:r>
            <w:r>
              <w:rPr>
                <w:noProof/>
                <w:webHidden/>
              </w:rPr>
              <w:fldChar w:fldCharType="end"/>
            </w:r>
            <w:r w:rsidRPr="00CD32C7">
              <w:rPr>
                <w:rStyle w:val="Hyperlink"/>
                <w:noProof/>
              </w:rPr>
              <w:fldChar w:fldCharType="end"/>
            </w:r>
          </w:ins>
        </w:p>
        <w:p w14:paraId="29BA6A25" w14:textId="3703EDA2" w:rsidR="005F7DD0" w:rsidRDefault="005F7DD0">
          <w:pPr>
            <w:pStyle w:val="Sumrio2"/>
            <w:tabs>
              <w:tab w:val="left" w:pos="709"/>
              <w:tab w:val="right" w:leader="dot" w:pos="9061"/>
            </w:tabs>
            <w:rPr>
              <w:ins w:id="132" w:author="Administrador" w:date="2019-11-11T17:56:00Z"/>
              <w:rFonts w:asciiTheme="minorHAnsi" w:eastAsiaTheme="minorEastAsia" w:hAnsiTheme="minorHAnsi" w:cstheme="minorBidi"/>
              <w:b w:val="0"/>
              <w:bCs w:val="0"/>
              <w:noProof/>
              <w:sz w:val="22"/>
              <w:szCs w:val="22"/>
              <w:lang w:eastAsia="pt-BR"/>
            </w:rPr>
          </w:pPr>
          <w:ins w:id="13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ins>
          <w:r>
            <w:rPr>
              <w:noProof/>
              <w:webHidden/>
            </w:rPr>
          </w:r>
          <w:r>
            <w:rPr>
              <w:noProof/>
              <w:webHidden/>
            </w:rPr>
            <w:fldChar w:fldCharType="separate"/>
          </w:r>
          <w:ins w:id="134" w:author="Administrador" w:date="2019-11-11T17:56:00Z">
            <w:r>
              <w:rPr>
                <w:noProof/>
                <w:webHidden/>
              </w:rPr>
              <w:t>28</w:t>
            </w:r>
            <w:r>
              <w:rPr>
                <w:noProof/>
                <w:webHidden/>
              </w:rPr>
              <w:fldChar w:fldCharType="end"/>
            </w:r>
            <w:r w:rsidRPr="00CD32C7">
              <w:rPr>
                <w:rStyle w:val="Hyperlink"/>
                <w:noProof/>
              </w:rPr>
              <w:fldChar w:fldCharType="end"/>
            </w:r>
          </w:ins>
        </w:p>
        <w:p w14:paraId="6F86D898" w14:textId="2A581061" w:rsidR="005F7DD0" w:rsidRDefault="005F7DD0">
          <w:pPr>
            <w:pStyle w:val="Sumrio2"/>
            <w:tabs>
              <w:tab w:val="left" w:pos="709"/>
              <w:tab w:val="right" w:leader="dot" w:pos="9061"/>
            </w:tabs>
            <w:rPr>
              <w:ins w:id="135" w:author="Administrador" w:date="2019-11-11T17:56:00Z"/>
              <w:rFonts w:asciiTheme="minorHAnsi" w:eastAsiaTheme="minorEastAsia" w:hAnsiTheme="minorHAnsi" w:cstheme="minorBidi"/>
              <w:b w:val="0"/>
              <w:bCs w:val="0"/>
              <w:noProof/>
              <w:sz w:val="22"/>
              <w:szCs w:val="22"/>
              <w:lang w:eastAsia="pt-BR"/>
            </w:rPr>
          </w:pPr>
          <w:ins w:id="13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ins>
          <w:r>
            <w:rPr>
              <w:noProof/>
              <w:webHidden/>
            </w:rPr>
          </w:r>
          <w:r>
            <w:rPr>
              <w:noProof/>
              <w:webHidden/>
            </w:rPr>
            <w:fldChar w:fldCharType="separate"/>
          </w:r>
          <w:ins w:id="137" w:author="Administrador" w:date="2019-11-11T17:56:00Z">
            <w:r>
              <w:rPr>
                <w:noProof/>
                <w:webHidden/>
              </w:rPr>
              <w:t>28</w:t>
            </w:r>
            <w:r>
              <w:rPr>
                <w:noProof/>
                <w:webHidden/>
              </w:rPr>
              <w:fldChar w:fldCharType="end"/>
            </w:r>
            <w:r w:rsidRPr="00CD32C7">
              <w:rPr>
                <w:rStyle w:val="Hyperlink"/>
                <w:noProof/>
              </w:rPr>
              <w:fldChar w:fldCharType="end"/>
            </w:r>
          </w:ins>
        </w:p>
        <w:p w14:paraId="2330202E" w14:textId="405D96E4" w:rsidR="005F7DD0" w:rsidRDefault="005F7DD0">
          <w:pPr>
            <w:pStyle w:val="Sumrio2"/>
            <w:tabs>
              <w:tab w:val="left" w:pos="709"/>
              <w:tab w:val="right" w:leader="dot" w:pos="9061"/>
            </w:tabs>
            <w:rPr>
              <w:ins w:id="138" w:author="Administrador" w:date="2019-11-11T17:56:00Z"/>
              <w:rFonts w:asciiTheme="minorHAnsi" w:eastAsiaTheme="minorEastAsia" w:hAnsiTheme="minorHAnsi" w:cstheme="minorBidi"/>
              <w:b w:val="0"/>
              <w:bCs w:val="0"/>
              <w:noProof/>
              <w:sz w:val="22"/>
              <w:szCs w:val="22"/>
              <w:lang w:eastAsia="pt-BR"/>
            </w:rPr>
          </w:pPr>
          <w:ins w:id="13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ins>
          <w:r>
            <w:rPr>
              <w:noProof/>
              <w:webHidden/>
            </w:rPr>
          </w:r>
          <w:r>
            <w:rPr>
              <w:noProof/>
              <w:webHidden/>
            </w:rPr>
            <w:fldChar w:fldCharType="separate"/>
          </w:r>
          <w:ins w:id="140" w:author="Administrador" w:date="2019-11-11T17:56:00Z">
            <w:r>
              <w:rPr>
                <w:noProof/>
                <w:webHidden/>
              </w:rPr>
              <w:t>29</w:t>
            </w:r>
            <w:r>
              <w:rPr>
                <w:noProof/>
                <w:webHidden/>
              </w:rPr>
              <w:fldChar w:fldCharType="end"/>
            </w:r>
            <w:r w:rsidRPr="00CD32C7">
              <w:rPr>
                <w:rStyle w:val="Hyperlink"/>
                <w:noProof/>
              </w:rPr>
              <w:fldChar w:fldCharType="end"/>
            </w:r>
          </w:ins>
        </w:p>
        <w:p w14:paraId="084F39FD" w14:textId="4A4DA3F3" w:rsidR="005F7DD0" w:rsidRDefault="005F7DD0">
          <w:pPr>
            <w:pStyle w:val="Sumrio2"/>
            <w:tabs>
              <w:tab w:val="left" w:pos="709"/>
              <w:tab w:val="right" w:leader="dot" w:pos="9061"/>
            </w:tabs>
            <w:rPr>
              <w:ins w:id="141" w:author="Administrador" w:date="2019-11-11T17:56:00Z"/>
              <w:rFonts w:asciiTheme="minorHAnsi" w:eastAsiaTheme="minorEastAsia" w:hAnsiTheme="minorHAnsi" w:cstheme="minorBidi"/>
              <w:b w:val="0"/>
              <w:bCs w:val="0"/>
              <w:noProof/>
              <w:sz w:val="22"/>
              <w:szCs w:val="22"/>
              <w:lang w:eastAsia="pt-BR"/>
            </w:rPr>
          </w:pPr>
          <w:ins w:id="142" w:author="Administrador" w:date="2019-11-11T17:56:00Z">
            <w:r w:rsidRPr="00CD32C7">
              <w:rPr>
                <w:rStyle w:val="Hyperlink"/>
                <w:noProof/>
              </w:rPr>
              <w:lastRenderedPageBreak/>
              <w:fldChar w:fldCharType="begin"/>
            </w:r>
            <w:r w:rsidRPr="00CD32C7">
              <w:rPr>
                <w:rStyle w:val="Hyperlink"/>
                <w:noProof/>
              </w:rPr>
              <w:instrText xml:space="preserve"> </w:instrText>
            </w:r>
            <w:r>
              <w:rPr>
                <w:noProof/>
              </w:rPr>
              <w:instrText>HYPERLINK \l "_Toc24387410"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ins>
          <w:r>
            <w:rPr>
              <w:noProof/>
              <w:webHidden/>
            </w:rPr>
          </w:r>
          <w:r>
            <w:rPr>
              <w:noProof/>
              <w:webHidden/>
            </w:rPr>
            <w:fldChar w:fldCharType="separate"/>
          </w:r>
          <w:ins w:id="143" w:author="Administrador" w:date="2019-11-11T17:56:00Z">
            <w:r>
              <w:rPr>
                <w:noProof/>
                <w:webHidden/>
              </w:rPr>
              <w:t>30</w:t>
            </w:r>
            <w:r>
              <w:rPr>
                <w:noProof/>
                <w:webHidden/>
              </w:rPr>
              <w:fldChar w:fldCharType="end"/>
            </w:r>
            <w:r w:rsidRPr="00CD32C7">
              <w:rPr>
                <w:rStyle w:val="Hyperlink"/>
                <w:noProof/>
              </w:rPr>
              <w:fldChar w:fldCharType="end"/>
            </w:r>
          </w:ins>
        </w:p>
        <w:p w14:paraId="62705801" w14:textId="7626FD9A" w:rsidR="005F7DD0" w:rsidRDefault="005F7DD0">
          <w:pPr>
            <w:pStyle w:val="Sumrio2"/>
            <w:tabs>
              <w:tab w:val="right" w:leader="dot" w:pos="9061"/>
            </w:tabs>
            <w:rPr>
              <w:ins w:id="144" w:author="Administrador" w:date="2019-11-11T17:56:00Z"/>
              <w:rFonts w:asciiTheme="minorHAnsi" w:eastAsiaTheme="minorEastAsia" w:hAnsiTheme="minorHAnsi" w:cstheme="minorBidi"/>
              <w:b w:val="0"/>
              <w:bCs w:val="0"/>
              <w:noProof/>
              <w:sz w:val="22"/>
              <w:szCs w:val="22"/>
              <w:lang w:eastAsia="pt-BR"/>
            </w:rPr>
          </w:pPr>
          <w:ins w:id="14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ins>
          <w:r>
            <w:rPr>
              <w:noProof/>
              <w:webHidden/>
            </w:rPr>
          </w:r>
          <w:r>
            <w:rPr>
              <w:noProof/>
              <w:webHidden/>
            </w:rPr>
            <w:fldChar w:fldCharType="separate"/>
          </w:r>
          <w:ins w:id="146" w:author="Administrador" w:date="2019-11-11T17:56:00Z">
            <w:r>
              <w:rPr>
                <w:noProof/>
                <w:webHidden/>
              </w:rPr>
              <w:t>30</w:t>
            </w:r>
            <w:r>
              <w:rPr>
                <w:noProof/>
                <w:webHidden/>
              </w:rPr>
              <w:fldChar w:fldCharType="end"/>
            </w:r>
            <w:r w:rsidRPr="00CD32C7">
              <w:rPr>
                <w:rStyle w:val="Hyperlink"/>
                <w:noProof/>
              </w:rPr>
              <w:fldChar w:fldCharType="end"/>
            </w:r>
          </w:ins>
        </w:p>
        <w:p w14:paraId="0AED07F1" w14:textId="5C3CC050" w:rsidR="005F7DD0" w:rsidRDefault="005F7DD0">
          <w:pPr>
            <w:pStyle w:val="Sumrio2"/>
            <w:tabs>
              <w:tab w:val="left" w:pos="709"/>
              <w:tab w:val="right" w:leader="dot" w:pos="9061"/>
            </w:tabs>
            <w:rPr>
              <w:ins w:id="147" w:author="Administrador" w:date="2019-11-11T17:56:00Z"/>
              <w:rFonts w:asciiTheme="minorHAnsi" w:eastAsiaTheme="minorEastAsia" w:hAnsiTheme="minorHAnsi" w:cstheme="minorBidi"/>
              <w:b w:val="0"/>
              <w:bCs w:val="0"/>
              <w:noProof/>
              <w:sz w:val="22"/>
              <w:szCs w:val="22"/>
              <w:lang w:eastAsia="pt-BR"/>
            </w:rPr>
          </w:pPr>
          <w:ins w:id="14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ins>
          <w:r>
            <w:rPr>
              <w:noProof/>
              <w:webHidden/>
            </w:rPr>
          </w:r>
          <w:r>
            <w:rPr>
              <w:noProof/>
              <w:webHidden/>
            </w:rPr>
            <w:fldChar w:fldCharType="separate"/>
          </w:r>
          <w:ins w:id="149" w:author="Administrador" w:date="2019-11-11T17:56:00Z">
            <w:r>
              <w:rPr>
                <w:noProof/>
                <w:webHidden/>
              </w:rPr>
              <w:t>30</w:t>
            </w:r>
            <w:r>
              <w:rPr>
                <w:noProof/>
                <w:webHidden/>
              </w:rPr>
              <w:fldChar w:fldCharType="end"/>
            </w:r>
            <w:r w:rsidRPr="00CD32C7">
              <w:rPr>
                <w:rStyle w:val="Hyperlink"/>
                <w:noProof/>
              </w:rPr>
              <w:fldChar w:fldCharType="end"/>
            </w:r>
          </w:ins>
        </w:p>
        <w:p w14:paraId="42565967" w14:textId="1B8DDC3A" w:rsidR="005F7DD0" w:rsidRDefault="005F7DD0">
          <w:pPr>
            <w:pStyle w:val="Sumrio2"/>
            <w:tabs>
              <w:tab w:val="left" w:pos="709"/>
              <w:tab w:val="right" w:leader="dot" w:pos="9061"/>
            </w:tabs>
            <w:rPr>
              <w:ins w:id="150" w:author="Administrador" w:date="2019-11-11T17:56:00Z"/>
              <w:rFonts w:asciiTheme="minorHAnsi" w:eastAsiaTheme="minorEastAsia" w:hAnsiTheme="minorHAnsi" w:cstheme="minorBidi"/>
              <w:b w:val="0"/>
              <w:bCs w:val="0"/>
              <w:noProof/>
              <w:sz w:val="22"/>
              <w:szCs w:val="22"/>
              <w:lang w:eastAsia="pt-BR"/>
            </w:rPr>
          </w:pPr>
          <w:ins w:id="15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ins>
          <w:r>
            <w:rPr>
              <w:noProof/>
              <w:webHidden/>
            </w:rPr>
          </w:r>
          <w:r>
            <w:rPr>
              <w:noProof/>
              <w:webHidden/>
            </w:rPr>
            <w:fldChar w:fldCharType="separate"/>
          </w:r>
          <w:ins w:id="152" w:author="Administrador" w:date="2019-11-11T17:56:00Z">
            <w:r>
              <w:rPr>
                <w:noProof/>
                <w:webHidden/>
              </w:rPr>
              <w:t>33</w:t>
            </w:r>
            <w:r>
              <w:rPr>
                <w:noProof/>
                <w:webHidden/>
              </w:rPr>
              <w:fldChar w:fldCharType="end"/>
            </w:r>
            <w:r w:rsidRPr="00CD32C7">
              <w:rPr>
                <w:rStyle w:val="Hyperlink"/>
                <w:noProof/>
              </w:rPr>
              <w:fldChar w:fldCharType="end"/>
            </w:r>
          </w:ins>
        </w:p>
        <w:p w14:paraId="05B0AEBF" w14:textId="39DD7A2D" w:rsidR="005F7DD0" w:rsidRDefault="005F7DD0">
          <w:pPr>
            <w:pStyle w:val="Sumrio2"/>
            <w:tabs>
              <w:tab w:val="left" w:pos="709"/>
              <w:tab w:val="right" w:leader="dot" w:pos="9061"/>
            </w:tabs>
            <w:rPr>
              <w:ins w:id="153" w:author="Administrador" w:date="2019-11-11T17:56:00Z"/>
              <w:rFonts w:asciiTheme="minorHAnsi" w:eastAsiaTheme="minorEastAsia" w:hAnsiTheme="minorHAnsi" w:cstheme="minorBidi"/>
              <w:b w:val="0"/>
              <w:bCs w:val="0"/>
              <w:noProof/>
              <w:sz w:val="22"/>
              <w:szCs w:val="22"/>
              <w:lang w:eastAsia="pt-BR"/>
            </w:rPr>
          </w:pPr>
          <w:ins w:id="15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ins>
          <w:r>
            <w:rPr>
              <w:noProof/>
              <w:webHidden/>
            </w:rPr>
          </w:r>
          <w:r>
            <w:rPr>
              <w:noProof/>
              <w:webHidden/>
            </w:rPr>
            <w:fldChar w:fldCharType="separate"/>
          </w:r>
          <w:ins w:id="155" w:author="Administrador" w:date="2019-11-11T17:56:00Z">
            <w:r>
              <w:rPr>
                <w:noProof/>
                <w:webHidden/>
              </w:rPr>
              <w:t>34</w:t>
            </w:r>
            <w:r>
              <w:rPr>
                <w:noProof/>
                <w:webHidden/>
              </w:rPr>
              <w:fldChar w:fldCharType="end"/>
            </w:r>
            <w:r w:rsidRPr="00CD32C7">
              <w:rPr>
                <w:rStyle w:val="Hyperlink"/>
                <w:noProof/>
              </w:rPr>
              <w:fldChar w:fldCharType="end"/>
            </w:r>
          </w:ins>
        </w:p>
        <w:p w14:paraId="662C7F32" w14:textId="70872534" w:rsidR="005F7DD0" w:rsidRDefault="005F7DD0">
          <w:pPr>
            <w:pStyle w:val="Sumrio2"/>
            <w:tabs>
              <w:tab w:val="left" w:pos="709"/>
              <w:tab w:val="right" w:leader="dot" w:pos="9061"/>
            </w:tabs>
            <w:rPr>
              <w:ins w:id="156" w:author="Administrador" w:date="2019-11-11T17:56:00Z"/>
              <w:rFonts w:asciiTheme="minorHAnsi" w:eastAsiaTheme="minorEastAsia" w:hAnsiTheme="minorHAnsi" w:cstheme="minorBidi"/>
              <w:b w:val="0"/>
              <w:bCs w:val="0"/>
              <w:noProof/>
              <w:sz w:val="22"/>
              <w:szCs w:val="22"/>
              <w:lang w:eastAsia="pt-BR"/>
            </w:rPr>
          </w:pPr>
          <w:ins w:id="15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ins>
          <w:r>
            <w:rPr>
              <w:noProof/>
              <w:webHidden/>
            </w:rPr>
          </w:r>
          <w:r>
            <w:rPr>
              <w:noProof/>
              <w:webHidden/>
            </w:rPr>
            <w:fldChar w:fldCharType="separate"/>
          </w:r>
          <w:ins w:id="158" w:author="Administrador" w:date="2019-11-11T17:56:00Z">
            <w:r>
              <w:rPr>
                <w:noProof/>
                <w:webHidden/>
              </w:rPr>
              <w:t>34</w:t>
            </w:r>
            <w:r>
              <w:rPr>
                <w:noProof/>
                <w:webHidden/>
              </w:rPr>
              <w:fldChar w:fldCharType="end"/>
            </w:r>
            <w:r w:rsidRPr="00CD32C7">
              <w:rPr>
                <w:rStyle w:val="Hyperlink"/>
                <w:noProof/>
              </w:rPr>
              <w:fldChar w:fldCharType="end"/>
            </w:r>
          </w:ins>
        </w:p>
        <w:p w14:paraId="541888A4" w14:textId="479224A9" w:rsidR="005F7DD0" w:rsidRDefault="005F7DD0">
          <w:pPr>
            <w:pStyle w:val="Sumrio2"/>
            <w:tabs>
              <w:tab w:val="left" w:pos="709"/>
              <w:tab w:val="right" w:leader="dot" w:pos="9061"/>
            </w:tabs>
            <w:rPr>
              <w:ins w:id="159" w:author="Administrador" w:date="2019-11-11T17:56:00Z"/>
              <w:rFonts w:asciiTheme="minorHAnsi" w:eastAsiaTheme="minorEastAsia" w:hAnsiTheme="minorHAnsi" w:cstheme="minorBidi"/>
              <w:b w:val="0"/>
              <w:bCs w:val="0"/>
              <w:noProof/>
              <w:sz w:val="22"/>
              <w:szCs w:val="22"/>
              <w:lang w:eastAsia="pt-BR"/>
            </w:rPr>
          </w:pPr>
          <w:ins w:id="16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ins>
          <w:r>
            <w:rPr>
              <w:noProof/>
              <w:webHidden/>
            </w:rPr>
          </w:r>
          <w:r>
            <w:rPr>
              <w:noProof/>
              <w:webHidden/>
            </w:rPr>
            <w:fldChar w:fldCharType="separate"/>
          </w:r>
          <w:ins w:id="161" w:author="Administrador" w:date="2019-11-11T17:56:00Z">
            <w:r>
              <w:rPr>
                <w:noProof/>
                <w:webHidden/>
              </w:rPr>
              <w:t>34</w:t>
            </w:r>
            <w:r>
              <w:rPr>
                <w:noProof/>
                <w:webHidden/>
              </w:rPr>
              <w:fldChar w:fldCharType="end"/>
            </w:r>
            <w:r w:rsidRPr="00CD32C7">
              <w:rPr>
                <w:rStyle w:val="Hyperlink"/>
                <w:noProof/>
              </w:rPr>
              <w:fldChar w:fldCharType="end"/>
            </w:r>
          </w:ins>
        </w:p>
        <w:p w14:paraId="4C3ECF7F" w14:textId="307F7771" w:rsidR="005F7DD0" w:rsidRDefault="005F7DD0">
          <w:pPr>
            <w:pStyle w:val="Sumrio2"/>
            <w:tabs>
              <w:tab w:val="left" w:pos="709"/>
              <w:tab w:val="right" w:leader="dot" w:pos="9061"/>
            </w:tabs>
            <w:rPr>
              <w:ins w:id="162" w:author="Administrador" w:date="2019-11-11T17:56:00Z"/>
              <w:rFonts w:asciiTheme="minorHAnsi" w:eastAsiaTheme="minorEastAsia" w:hAnsiTheme="minorHAnsi" w:cstheme="minorBidi"/>
              <w:b w:val="0"/>
              <w:bCs w:val="0"/>
              <w:noProof/>
              <w:sz w:val="22"/>
              <w:szCs w:val="22"/>
              <w:lang w:eastAsia="pt-BR"/>
            </w:rPr>
          </w:pPr>
          <w:ins w:id="16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ins>
          <w:r>
            <w:rPr>
              <w:noProof/>
              <w:webHidden/>
            </w:rPr>
          </w:r>
          <w:r>
            <w:rPr>
              <w:noProof/>
              <w:webHidden/>
            </w:rPr>
            <w:fldChar w:fldCharType="separate"/>
          </w:r>
          <w:ins w:id="164" w:author="Administrador" w:date="2019-11-11T17:56:00Z">
            <w:r>
              <w:rPr>
                <w:noProof/>
                <w:webHidden/>
              </w:rPr>
              <w:t>35</w:t>
            </w:r>
            <w:r>
              <w:rPr>
                <w:noProof/>
                <w:webHidden/>
              </w:rPr>
              <w:fldChar w:fldCharType="end"/>
            </w:r>
            <w:r w:rsidRPr="00CD32C7">
              <w:rPr>
                <w:rStyle w:val="Hyperlink"/>
                <w:noProof/>
              </w:rPr>
              <w:fldChar w:fldCharType="end"/>
            </w:r>
          </w:ins>
        </w:p>
        <w:p w14:paraId="20AB25C3" w14:textId="09DBC9AB" w:rsidR="005F7DD0" w:rsidRDefault="005F7DD0">
          <w:pPr>
            <w:pStyle w:val="Sumrio2"/>
            <w:tabs>
              <w:tab w:val="right" w:leader="dot" w:pos="9061"/>
            </w:tabs>
            <w:rPr>
              <w:ins w:id="165" w:author="Administrador" w:date="2019-11-11T17:56:00Z"/>
              <w:rFonts w:asciiTheme="minorHAnsi" w:eastAsiaTheme="minorEastAsia" w:hAnsiTheme="minorHAnsi" w:cstheme="minorBidi"/>
              <w:b w:val="0"/>
              <w:bCs w:val="0"/>
              <w:noProof/>
              <w:sz w:val="22"/>
              <w:szCs w:val="22"/>
              <w:lang w:eastAsia="pt-BR"/>
            </w:rPr>
          </w:pPr>
          <w:ins w:id="16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ins>
          <w:r>
            <w:rPr>
              <w:noProof/>
              <w:webHidden/>
            </w:rPr>
          </w:r>
          <w:r>
            <w:rPr>
              <w:noProof/>
              <w:webHidden/>
            </w:rPr>
            <w:fldChar w:fldCharType="separate"/>
          </w:r>
          <w:ins w:id="167" w:author="Administrador" w:date="2019-11-11T17:56:00Z">
            <w:r>
              <w:rPr>
                <w:noProof/>
                <w:webHidden/>
              </w:rPr>
              <w:t>36</w:t>
            </w:r>
            <w:r>
              <w:rPr>
                <w:noProof/>
                <w:webHidden/>
              </w:rPr>
              <w:fldChar w:fldCharType="end"/>
            </w:r>
            <w:r w:rsidRPr="00CD32C7">
              <w:rPr>
                <w:rStyle w:val="Hyperlink"/>
                <w:noProof/>
              </w:rPr>
              <w:fldChar w:fldCharType="end"/>
            </w:r>
          </w:ins>
        </w:p>
        <w:p w14:paraId="1865D4DE" w14:textId="49A06A49" w:rsidR="00AC0597" w:rsidDel="005F7DD0" w:rsidRDefault="00AC0597">
          <w:pPr>
            <w:pStyle w:val="Sumrio2"/>
            <w:tabs>
              <w:tab w:val="left" w:pos="709"/>
              <w:tab w:val="right" w:leader="dot" w:pos="9061"/>
            </w:tabs>
            <w:rPr>
              <w:del w:id="168" w:author="Administrador" w:date="2019-11-11T17:56:00Z"/>
              <w:rFonts w:asciiTheme="minorHAnsi" w:eastAsiaTheme="minorEastAsia" w:hAnsiTheme="minorHAnsi" w:cstheme="minorBidi"/>
              <w:b w:val="0"/>
              <w:bCs w:val="0"/>
              <w:noProof/>
              <w:sz w:val="22"/>
              <w:szCs w:val="22"/>
              <w:lang w:val="en-US"/>
            </w:rPr>
          </w:pPr>
          <w:del w:id="169" w:author="Administrador" w:date="2019-11-11T17:56:00Z">
            <w:r w:rsidRPr="005F7DD0" w:rsidDel="005F7DD0">
              <w:rPr>
                <w:rStyle w:val="Hyperlink"/>
                <w:rFonts w:eastAsia="Arial"/>
                <w:b w:val="0"/>
                <w:bCs w:val="0"/>
                <w:noProof/>
              </w:rPr>
              <w:delText>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INTRODUÇÃO</w:delText>
            </w:r>
            <w:r w:rsidDel="005F7DD0">
              <w:rPr>
                <w:noProof/>
                <w:webHidden/>
              </w:rPr>
              <w:tab/>
              <w:delText>10</w:delText>
            </w:r>
          </w:del>
        </w:p>
        <w:p w14:paraId="15A40C9C" w14:textId="21783DA2" w:rsidR="00AC0597" w:rsidDel="005F7DD0" w:rsidRDefault="00AC0597">
          <w:pPr>
            <w:pStyle w:val="Sumrio2"/>
            <w:tabs>
              <w:tab w:val="left" w:pos="709"/>
              <w:tab w:val="right" w:leader="dot" w:pos="9061"/>
            </w:tabs>
            <w:rPr>
              <w:del w:id="170" w:author="Administrador" w:date="2019-11-11T17:56:00Z"/>
              <w:rFonts w:asciiTheme="minorHAnsi" w:eastAsiaTheme="minorEastAsia" w:hAnsiTheme="minorHAnsi" w:cstheme="minorBidi"/>
              <w:b w:val="0"/>
              <w:bCs w:val="0"/>
              <w:noProof/>
              <w:sz w:val="22"/>
              <w:szCs w:val="22"/>
              <w:lang w:val="en-US"/>
            </w:rPr>
          </w:pPr>
          <w:del w:id="171" w:author="Administrador" w:date="2019-11-11T17:56:00Z">
            <w:r w:rsidRPr="005F7DD0" w:rsidDel="005F7DD0">
              <w:rPr>
                <w:rStyle w:val="Hyperlink"/>
                <w:rFonts w:eastAsia="Arial"/>
                <w:b w:val="0"/>
                <w:bCs w:val="0"/>
                <w:noProof/>
                <w:lang w:eastAsia="ar-SA"/>
              </w:rPr>
              <w:delText>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PROJETO DO JOGO</w:delText>
            </w:r>
            <w:r w:rsidDel="005F7DD0">
              <w:rPr>
                <w:noProof/>
                <w:webHidden/>
              </w:rPr>
              <w:tab/>
              <w:delText>13</w:delText>
            </w:r>
          </w:del>
        </w:p>
        <w:p w14:paraId="51848CD8" w14:textId="3AF59CFE" w:rsidR="00AC0597" w:rsidDel="005F7DD0" w:rsidRDefault="00AC0597">
          <w:pPr>
            <w:pStyle w:val="Sumrio2"/>
            <w:tabs>
              <w:tab w:val="left" w:pos="709"/>
              <w:tab w:val="right" w:leader="dot" w:pos="9061"/>
            </w:tabs>
            <w:rPr>
              <w:del w:id="172" w:author="Administrador" w:date="2019-11-11T17:56:00Z"/>
              <w:rFonts w:asciiTheme="minorHAnsi" w:eastAsiaTheme="minorEastAsia" w:hAnsiTheme="minorHAnsi" w:cstheme="minorBidi"/>
              <w:b w:val="0"/>
              <w:bCs w:val="0"/>
              <w:noProof/>
              <w:sz w:val="22"/>
              <w:szCs w:val="22"/>
              <w:lang w:val="en-US"/>
            </w:rPr>
          </w:pPr>
          <w:del w:id="173" w:author="Administrador" w:date="2019-11-11T17:56:00Z">
            <w:r w:rsidRPr="005F7DD0" w:rsidDel="005F7DD0">
              <w:rPr>
                <w:rStyle w:val="Hyperlink"/>
                <w:rFonts w:eastAsia="Arial"/>
                <w:b w:val="0"/>
                <w:bCs w:val="0"/>
                <w:noProof/>
                <w:lang w:eastAsia="ar-SA"/>
              </w:rPr>
              <w:delText>2.1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Descrição dos ambientes</w:delText>
            </w:r>
            <w:r w:rsidDel="005F7DD0">
              <w:rPr>
                <w:noProof/>
                <w:webHidden/>
              </w:rPr>
              <w:tab/>
              <w:delText>13</w:delText>
            </w:r>
          </w:del>
        </w:p>
        <w:p w14:paraId="651C21F1" w14:textId="00896180" w:rsidR="00AC0597" w:rsidDel="005F7DD0" w:rsidRDefault="00AC0597">
          <w:pPr>
            <w:pStyle w:val="Sumrio2"/>
            <w:tabs>
              <w:tab w:val="left" w:pos="709"/>
              <w:tab w:val="right" w:leader="dot" w:pos="9061"/>
            </w:tabs>
            <w:rPr>
              <w:del w:id="174" w:author="Administrador" w:date="2019-11-11T17:56:00Z"/>
              <w:rFonts w:asciiTheme="minorHAnsi" w:eastAsiaTheme="minorEastAsia" w:hAnsiTheme="minorHAnsi" w:cstheme="minorBidi"/>
              <w:b w:val="0"/>
              <w:bCs w:val="0"/>
              <w:noProof/>
              <w:sz w:val="22"/>
              <w:szCs w:val="22"/>
              <w:lang w:val="en-US"/>
            </w:rPr>
          </w:pPr>
          <w:del w:id="175" w:author="Administrador" w:date="2019-11-11T17:56:00Z">
            <w:r w:rsidRPr="005F7DD0" w:rsidDel="005F7DD0">
              <w:rPr>
                <w:rStyle w:val="Hyperlink"/>
                <w:rFonts w:eastAsia="Arial"/>
                <w:b w:val="0"/>
                <w:bCs w:val="0"/>
                <w:noProof/>
                <w:lang w:eastAsia="ar-SA"/>
              </w:rPr>
              <w:delText xml:space="preserve">2.2 </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Fluxo de jogo</w:delText>
            </w:r>
            <w:r w:rsidDel="005F7DD0">
              <w:rPr>
                <w:noProof/>
                <w:webHidden/>
              </w:rPr>
              <w:tab/>
              <w:delText>16</w:delText>
            </w:r>
          </w:del>
        </w:p>
        <w:p w14:paraId="034F14D6" w14:textId="444EA971" w:rsidR="00AC0597" w:rsidDel="005F7DD0" w:rsidRDefault="00AC0597">
          <w:pPr>
            <w:pStyle w:val="Sumrio2"/>
            <w:tabs>
              <w:tab w:val="left" w:pos="709"/>
              <w:tab w:val="right" w:leader="dot" w:pos="9061"/>
            </w:tabs>
            <w:rPr>
              <w:del w:id="176" w:author="Administrador" w:date="2019-11-11T17:56:00Z"/>
              <w:rFonts w:asciiTheme="minorHAnsi" w:eastAsiaTheme="minorEastAsia" w:hAnsiTheme="minorHAnsi" w:cstheme="minorBidi"/>
              <w:b w:val="0"/>
              <w:bCs w:val="0"/>
              <w:noProof/>
              <w:sz w:val="22"/>
              <w:szCs w:val="22"/>
              <w:lang w:val="en-US"/>
            </w:rPr>
          </w:pPr>
          <w:del w:id="177" w:author="Administrador" w:date="2019-11-11T17:56:00Z">
            <w:r w:rsidRPr="005F7DD0" w:rsidDel="005F7DD0">
              <w:rPr>
                <w:rStyle w:val="Hyperlink"/>
                <w:rFonts w:eastAsia="Arial"/>
                <w:b w:val="0"/>
                <w:bCs w:val="0"/>
                <w:noProof/>
              </w:rPr>
              <w:delText>2.3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Controle do jogo</w:delText>
            </w:r>
            <w:r w:rsidDel="005F7DD0">
              <w:rPr>
                <w:noProof/>
                <w:webHidden/>
              </w:rPr>
              <w:tab/>
              <w:delText>20</w:delText>
            </w:r>
          </w:del>
        </w:p>
        <w:p w14:paraId="0BDF1A01" w14:textId="210A3894" w:rsidR="00AC0597" w:rsidDel="005F7DD0" w:rsidRDefault="00AC0597">
          <w:pPr>
            <w:pStyle w:val="Sumrio2"/>
            <w:tabs>
              <w:tab w:val="left" w:pos="709"/>
              <w:tab w:val="right" w:leader="dot" w:pos="9061"/>
            </w:tabs>
            <w:rPr>
              <w:del w:id="178" w:author="Administrador" w:date="2019-11-11T17:56:00Z"/>
              <w:rFonts w:asciiTheme="minorHAnsi" w:eastAsiaTheme="minorEastAsia" w:hAnsiTheme="minorHAnsi" w:cstheme="minorBidi"/>
              <w:b w:val="0"/>
              <w:bCs w:val="0"/>
              <w:noProof/>
              <w:sz w:val="22"/>
              <w:szCs w:val="22"/>
              <w:lang w:val="en-US"/>
            </w:rPr>
          </w:pPr>
          <w:del w:id="179" w:author="Administrador" w:date="2019-11-11T17:56:00Z">
            <w:r w:rsidRPr="005F7DD0" w:rsidDel="005F7DD0">
              <w:rPr>
                <w:rStyle w:val="Hyperlink"/>
                <w:rFonts w:eastAsia="Arial"/>
                <w:b w:val="0"/>
                <w:bCs w:val="0"/>
                <w:noProof/>
              </w:rPr>
              <w:delText>2.4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Personagens</w:delText>
            </w:r>
            <w:r w:rsidDel="005F7DD0">
              <w:rPr>
                <w:noProof/>
                <w:webHidden/>
              </w:rPr>
              <w:tab/>
              <w:delText>20</w:delText>
            </w:r>
          </w:del>
        </w:p>
        <w:p w14:paraId="08F55E0D" w14:textId="3E3ACBFD" w:rsidR="00AC0597" w:rsidDel="005F7DD0" w:rsidRDefault="00AC0597">
          <w:pPr>
            <w:pStyle w:val="Sumrio2"/>
            <w:tabs>
              <w:tab w:val="left" w:pos="709"/>
              <w:tab w:val="right" w:leader="dot" w:pos="9061"/>
            </w:tabs>
            <w:rPr>
              <w:del w:id="180" w:author="Administrador" w:date="2019-11-11T17:56:00Z"/>
              <w:rFonts w:asciiTheme="minorHAnsi" w:eastAsiaTheme="minorEastAsia" w:hAnsiTheme="minorHAnsi" w:cstheme="minorBidi"/>
              <w:b w:val="0"/>
              <w:bCs w:val="0"/>
              <w:noProof/>
              <w:sz w:val="22"/>
              <w:szCs w:val="22"/>
              <w:lang w:val="en-US"/>
            </w:rPr>
          </w:pPr>
          <w:del w:id="181" w:author="Administrador" w:date="2019-11-11T17:56:00Z">
            <w:r w:rsidRPr="005F7DD0" w:rsidDel="005F7DD0">
              <w:rPr>
                <w:rStyle w:val="Hyperlink"/>
                <w:rFonts w:eastAsia="Arial"/>
                <w:b w:val="0"/>
                <w:bCs w:val="0"/>
                <w:noProof/>
              </w:rPr>
              <w:delText>2.4.1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de Fogo</w:delText>
            </w:r>
            <w:r w:rsidDel="005F7DD0">
              <w:rPr>
                <w:noProof/>
                <w:webHidden/>
              </w:rPr>
              <w:tab/>
              <w:delText>21</w:delText>
            </w:r>
          </w:del>
        </w:p>
        <w:p w14:paraId="4825E058" w14:textId="71829C08" w:rsidR="00AC0597" w:rsidDel="005F7DD0" w:rsidRDefault="00AC0597">
          <w:pPr>
            <w:pStyle w:val="Sumrio2"/>
            <w:tabs>
              <w:tab w:val="left" w:pos="709"/>
              <w:tab w:val="right" w:leader="dot" w:pos="9061"/>
            </w:tabs>
            <w:rPr>
              <w:del w:id="182" w:author="Administrador" w:date="2019-11-11T17:56:00Z"/>
              <w:rFonts w:asciiTheme="minorHAnsi" w:eastAsiaTheme="minorEastAsia" w:hAnsiTheme="minorHAnsi" w:cstheme="minorBidi"/>
              <w:b w:val="0"/>
              <w:bCs w:val="0"/>
              <w:noProof/>
              <w:sz w:val="22"/>
              <w:szCs w:val="22"/>
              <w:lang w:val="en-US"/>
            </w:rPr>
          </w:pPr>
          <w:del w:id="183" w:author="Administrador" w:date="2019-11-11T17:56:00Z">
            <w:r w:rsidRPr="005F7DD0" w:rsidDel="005F7DD0">
              <w:rPr>
                <w:rStyle w:val="Hyperlink"/>
                <w:rFonts w:eastAsia="Arial"/>
                <w:b w:val="0"/>
                <w:bCs w:val="0"/>
                <w:noProof/>
              </w:rPr>
              <w:delText>2.4.2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Cabeça de Porta</w:delText>
            </w:r>
            <w:r w:rsidDel="005F7DD0">
              <w:rPr>
                <w:noProof/>
                <w:webHidden/>
              </w:rPr>
              <w:tab/>
              <w:delText>21</w:delText>
            </w:r>
          </w:del>
        </w:p>
        <w:p w14:paraId="701C736D" w14:textId="3A500FDC" w:rsidR="00AC0597" w:rsidDel="005F7DD0" w:rsidRDefault="00AC0597">
          <w:pPr>
            <w:pStyle w:val="Sumrio2"/>
            <w:tabs>
              <w:tab w:val="left" w:pos="709"/>
              <w:tab w:val="right" w:leader="dot" w:pos="9061"/>
            </w:tabs>
            <w:rPr>
              <w:del w:id="184" w:author="Administrador" w:date="2019-11-11T17:56:00Z"/>
              <w:rFonts w:asciiTheme="minorHAnsi" w:eastAsiaTheme="minorEastAsia" w:hAnsiTheme="minorHAnsi" w:cstheme="minorBidi"/>
              <w:b w:val="0"/>
              <w:bCs w:val="0"/>
              <w:noProof/>
              <w:sz w:val="22"/>
              <w:szCs w:val="22"/>
              <w:lang w:val="en-US"/>
            </w:rPr>
          </w:pPr>
          <w:del w:id="185" w:author="Administrador" w:date="2019-11-11T17:56:00Z">
            <w:r w:rsidRPr="005F7DD0" w:rsidDel="005F7DD0">
              <w:rPr>
                <w:rStyle w:val="Hyperlink"/>
                <w:rFonts w:eastAsia="Arial"/>
                <w:b w:val="0"/>
                <w:bCs w:val="0"/>
                <w:noProof/>
                <w:lang w:eastAsia="ar-SA"/>
              </w:rPr>
              <w:delText>2.5</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MECÂNICAS DO JOGO</w:delText>
            </w:r>
            <w:r w:rsidDel="005F7DD0">
              <w:rPr>
                <w:noProof/>
                <w:webHidden/>
              </w:rPr>
              <w:tab/>
              <w:delText>22</w:delText>
            </w:r>
          </w:del>
        </w:p>
        <w:p w14:paraId="0E84FF48" w14:textId="37D02CB0" w:rsidR="00AC0597" w:rsidDel="005F7DD0" w:rsidRDefault="00AC0597">
          <w:pPr>
            <w:pStyle w:val="Sumrio2"/>
            <w:tabs>
              <w:tab w:val="left" w:pos="709"/>
              <w:tab w:val="right" w:leader="dot" w:pos="9061"/>
            </w:tabs>
            <w:rPr>
              <w:del w:id="186" w:author="Administrador" w:date="2019-11-11T17:56:00Z"/>
              <w:rFonts w:asciiTheme="minorHAnsi" w:eastAsiaTheme="minorEastAsia" w:hAnsiTheme="minorHAnsi" w:cstheme="minorBidi"/>
              <w:b w:val="0"/>
              <w:bCs w:val="0"/>
              <w:noProof/>
              <w:sz w:val="22"/>
              <w:szCs w:val="22"/>
              <w:lang w:val="en-US"/>
            </w:rPr>
          </w:pPr>
          <w:del w:id="187" w:author="Administrador" w:date="2019-11-11T17:56:00Z">
            <w:r w:rsidRPr="005F7DD0" w:rsidDel="005F7DD0">
              <w:rPr>
                <w:rStyle w:val="Hyperlink"/>
                <w:rFonts w:eastAsia="Arial"/>
                <w:b w:val="0"/>
                <w:bCs w:val="0"/>
                <w:noProof/>
              </w:rPr>
              <w:delText>2.5.1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básicas</w:delText>
            </w:r>
            <w:r w:rsidDel="005F7DD0">
              <w:rPr>
                <w:noProof/>
                <w:webHidden/>
              </w:rPr>
              <w:tab/>
              <w:delText>22</w:delText>
            </w:r>
          </w:del>
        </w:p>
        <w:p w14:paraId="1F42292D" w14:textId="3DD69A56" w:rsidR="00AC0597" w:rsidDel="005F7DD0" w:rsidRDefault="00AC0597">
          <w:pPr>
            <w:pStyle w:val="Sumrio2"/>
            <w:tabs>
              <w:tab w:val="left" w:pos="709"/>
              <w:tab w:val="right" w:leader="dot" w:pos="9061"/>
            </w:tabs>
            <w:rPr>
              <w:del w:id="188" w:author="Administrador" w:date="2019-11-11T17:56:00Z"/>
              <w:rFonts w:asciiTheme="minorHAnsi" w:eastAsiaTheme="minorEastAsia" w:hAnsiTheme="minorHAnsi" w:cstheme="minorBidi"/>
              <w:b w:val="0"/>
              <w:bCs w:val="0"/>
              <w:noProof/>
              <w:sz w:val="22"/>
              <w:szCs w:val="22"/>
              <w:lang w:val="en-US"/>
            </w:rPr>
          </w:pPr>
          <w:del w:id="189" w:author="Administrador" w:date="2019-11-11T17:56:00Z">
            <w:r w:rsidRPr="005F7DD0" w:rsidDel="005F7DD0">
              <w:rPr>
                <w:rStyle w:val="Hyperlink"/>
                <w:rFonts w:eastAsia="Arial"/>
                <w:b w:val="0"/>
                <w:bCs w:val="0"/>
                <w:noProof/>
              </w:rPr>
              <w:delText>2.5.2.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de perigo</w:delText>
            </w:r>
            <w:r w:rsidDel="005F7DD0">
              <w:rPr>
                <w:noProof/>
                <w:webHidden/>
              </w:rPr>
              <w:tab/>
              <w:delText>23</w:delText>
            </w:r>
          </w:del>
        </w:p>
        <w:p w14:paraId="483269C8" w14:textId="1A50A966" w:rsidR="00AC0597" w:rsidDel="005F7DD0" w:rsidRDefault="00AC0597">
          <w:pPr>
            <w:pStyle w:val="Sumrio2"/>
            <w:tabs>
              <w:tab w:val="left" w:pos="709"/>
              <w:tab w:val="right" w:leader="dot" w:pos="9061"/>
            </w:tabs>
            <w:rPr>
              <w:del w:id="190" w:author="Administrador" w:date="2019-11-11T17:56:00Z"/>
              <w:rFonts w:asciiTheme="minorHAnsi" w:eastAsiaTheme="minorEastAsia" w:hAnsiTheme="minorHAnsi" w:cstheme="minorBidi"/>
              <w:b w:val="0"/>
              <w:bCs w:val="0"/>
              <w:noProof/>
              <w:sz w:val="22"/>
              <w:szCs w:val="22"/>
              <w:lang w:val="en-US"/>
            </w:rPr>
          </w:pPr>
          <w:del w:id="191" w:author="Administrador" w:date="2019-11-11T17:56:00Z">
            <w:r w:rsidRPr="005F7DD0" w:rsidDel="005F7DD0">
              <w:rPr>
                <w:rStyle w:val="Hyperlink"/>
                <w:rFonts w:eastAsia="Arial"/>
                <w:b w:val="0"/>
                <w:bCs w:val="0"/>
                <w:noProof/>
              </w:rPr>
              <w:delText>2.5.3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Colecionáveis</w:delText>
            </w:r>
            <w:r w:rsidDel="005F7DD0">
              <w:rPr>
                <w:noProof/>
                <w:webHidden/>
              </w:rPr>
              <w:tab/>
              <w:delText>23</w:delText>
            </w:r>
          </w:del>
        </w:p>
        <w:p w14:paraId="5110ED9B" w14:textId="1C6F9C89" w:rsidR="00AC0597" w:rsidDel="005F7DD0" w:rsidRDefault="00AC0597">
          <w:pPr>
            <w:pStyle w:val="Sumrio2"/>
            <w:tabs>
              <w:tab w:val="left" w:pos="709"/>
              <w:tab w:val="right" w:leader="dot" w:pos="9061"/>
            </w:tabs>
            <w:rPr>
              <w:del w:id="192" w:author="Administrador" w:date="2019-11-11T17:56:00Z"/>
              <w:rFonts w:asciiTheme="minorHAnsi" w:eastAsiaTheme="minorEastAsia" w:hAnsiTheme="minorHAnsi" w:cstheme="minorBidi"/>
              <w:b w:val="0"/>
              <w:bCs w:val="0"/>
              <w:noProof/>
              <w:sz w:val="22"/>
              <w:szCs w:val="22"/>
              <w:lang w:val="en-US"/>
            </w:rPr>
          </w:pPr>
          <w:del w:id="193" w:author="Administrador" w:date="2019-11-11T17:56:00Z">
            <w:r w:rsidRPr="005F7DD0" w:rsidDel="005F7DD0">
              <w:rPr>
                <w:rStyle w:val="Hyperlink"/>
                <w:rFonts w:eastAsia="Arial"/>
                <w:b w:val="0"/>
                <w:bCs w:val="0"/>
                <w:noProof/>
              </w:rPr>
              <w:delText>2.5.4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Pontuações</w:delText>
            </w:r>
            <w:r w:rsidDel="005F7DD0">
              <w:rPr>
                <w:noProof/>
                <w:webHidden/>
              </w:rPr>
              <w:tab/>
              <w:delText>25</w:delText>
            </w:r>
          </w:del>
        </w:p>
        <w:p w14:paraId="117825E2" w14:textId="479E2C56" w:rsidR="00AC0597" w:rsidDel="005F7DD0" w:rsidRDefault="00AC0597">
          <w:pPr>
            <w:pStyle w:val="Sumrio2"/>
            <w:tabs>
              <w:tab w:val="left" w:pos="709"/>
              <w:tab w:val="right" w:leader="dot" w:pos="9061"/>
            </w:tabs>
            <w:rPr>
              <w:del w:id="194" w:author="Administrador" w:date="2019-11-11T17:56:00Z"/>
              <w:rFonts w:asciiTheme="minorHAnsi" w:eastAsiaTheme="minorEastAsia" w:hAnsiTheme="minorHAnsi" w:cstheme="minorBidi"/>
              <w:b w:val="0"/>
              <w:bCs w:val="0"/>
              <w:noProof/>
              <w:sz w:val="22"/>
              <w:szCs w:val="22"/>
              <w:lang w:val="en-US"/>
            </w:rPr>
          </w:pPr>
          <w:del w:id="195" w:author="Administrador" w:date="2019-11-11T17:56:00Z">
            <w:r w:rsidRPr="005F7DD0" w:rsidDel="005F7DD0">
              <w:rPr>
                <w:rStyle w:val="Hyperlink"/>
                <w:rFonts w:eastAsia="Arial"/>
                <w:b w:val="0"/>
                <w:bCs w:val="0"/>
                <w:noProof/>
              </w:rPr>
              <w:delText>2.6</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INIMIGOS</w:delText>
            </w:r>
            <w:r w:rsidDel="005F7DD0">
              <w:rPr>
                <w:noProof/>
                <w:webHidden/>
              </w:rPr>
              <w:tab/>
              <w:delText>25</w:delText>
            </w:r>
          </w:del>
        </w:p>
        <w:p w14:paraId="49520905" w14:textId="3A578A85" w:rsidR="00AC0597" w:rsidDel="005F7DD0" w:rsidRDefault="00AC0597">
          <w:pPr>
            <w:pStyle w:val="Sumrio2"/>
            <w:tabs>
              <w:tab w:val="left" w:pos="709"/>
              <w:tab w:val="right" w:leader="dot" w:pos="9061"/>
            </w:tabs>
            <w:rPr>
              <w:del w:id="196" w:author="Administrador" w:date="2019-11-11T17:56:00Z"/>
              <w:rFonts w:asciiTheme="minorHAnsi" w:eastAsiaTheme="minorEastAsia" w:hAnsiTheme="minorHAnsi" w:cstheme="minorBidi"/>
              <w:b w:val="0"/>
              <w:bCs w:val="0"/>
              <w:noProof/>
              <w:sz w:val="22"/>
              <w:szCs w:val="22"/>
              <w:lang w:val="en-US"/>
            </w:rPr>
          </w:pPr>
          <w:del w:id="197" w:author="Administrador" w:date="2019-11-11T17:56:00Z">
            <w:r w:rsidRPr="005F7DD0" w:rsidDel="005F7DD0">
              <w:rPr>
                <w:rStyle w:val="Hyperlink"/>
                <w:rFonts w:eastAsia="Arial"/>
                <w:b w:val="0"/>
                <w:bCs w:val="0"/>
                <w:noProof/>
              </w:rPr>
              <w:delText>2.6.2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Minions</w:delText>
            </w:r>
            <w:r w:rsidDel="005F7DD0">
              <w:rPr>
                <w:noProof/>
                <w:webHidden/>
              </w:rPr>
              <w:tab/>
              <w:delText>25</w:delText>
            </w:r>
          </w:del>
        </w:p>
        <w:p w14:paraId="6B30EE50" w14:textId="3632846B" w:rsidR="00AC0597" w:rsidDel="005F7DD0" w:rsidRDefault="00AC0597">
          <w:pPr>
            <w:pStyle w:val="Sumrio2"/>
            <w:tabs>
              <w:tab w:val="left" w:pos="709"/>
              <w:tab w:val="right" w:leader="dot" w:pos="9061"/>
            </w:tabs>
            <w:rPr>
              <w:del w:id="198" w:author="Administrador" w:date="2019-11-11T17:56:00Z"/>
              <w:rFonts w:asciiTheme="minorHAnsi" w:eastAsiaTheme="minorEastAsia" w:hAnsiTheme="minorHAnsi" w:cstheme="minorBidi"/>
              <w:b w:val="0"/>
              <w:bCs w:val="0"/>
              <w:noProof/>
              <w:sz w:val="22"/>
              <w:szCs w:val="22"/>
              <w:lang w:val="en-US"/>
            </w:rPr>
          </w:pPr>
          <w:del w:id="199" w:author="Administrador" w:date="2019-11-11T17:56:00Z">
            <w:r w:rsidRPr="005F7DD0" w:rsidDel="005F7DD0">
              <w:rPr>
                <w:rStyle w:val="Hyperlink"/>
                <w:rFonts w:eastAsia="Arial"/>
                <w:b w:val="0"/>
                <w:bCs w:val="0"/>
                <w:noProof/>
              </w:rPr>
              <w:delText>2.6.3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Chefe de Fase (</w:delText>
            </w:r>
            <w:r w:rsidRPr="005F7DD0" w:rsidDel="005F7DD0">
              <w:rPr>
                <w:rStyle w:val="Hyperlink"/>
                <w:rFonts w:eastAsia="Arial"/>
                <w:b w:val="0"/>
                <w:bCs w:val="0"/>
                <w:i/>
                <w:noProof/>
              </w:rPr>
              <w:delText>Boss)</w:delText>
            </w:r>
            <w:r w:rsidDel="005F7DD0">
              <w:rPr>
                <w:noProof/>
                <w:webHidden/>
              </w:rPr>
              <w:tab/>
              <w:delText>27</w:delText>
            </w:r>
          </w:del>
        </w:p>
        <w:p w14:paraId="4F3369AC" w14:textId="3E069D7E" w:rsidR="00AC0597" w:rsidDel="005F7DD0" w:rsidRDefault="00AC0597">
          <w:pPr>
            <w:pStyle w:val="Sumrio2"/>
            <w:tabs>
              <w:tab w:val="left" w:pos="709"/>
              <w:tab w:val="right" w:leader="dot" w:pos="9061"/>
            </w:tabs>
            <w:rPr>
              <w:del w:id="200" w:author="Administrador" w:date="2019-11-11T17:56:00Z"/>
              <w:rFonts w:asciiTheme="minorHAnsi" w:eastAsiaTheme="minorEastAsia" w:hAnsiTheme="minorHAnsi" w:cstheme="minorBidi"/>
              <w:b w:val="0"/>
              <w:bCs w:val="0"/>
              <w:noProof/>
              <w:sz w:val="22"/>
              <w:szCs w:val="22"/>
              <w:lang w:val="en-US"/>
            </w:rPr>
          </w:pPr>
          <w:del w:id="201" w:author="Administrador" w:date="2019-11-11T17:56:00Z">
            <w:r w:rsidRPr="005F7DD0" w:rsidDel="005F7DD0">
              <w:rPr>
                <w:rStyle w:val="Hyperlink"/>
                <w:rFonts w:eastAsia="Arial"/>
                <w:b w:val="0"/>
                <w:bCs w:val="0"/>
                <w:noProof/>
              </w:rPr>
              <w:delText>2.7.</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Gráfico de ritmo</w:delText>
            </w:r>
            <w:r w:rsidDel="005F7DD0">
              <w:rPr>
                <w:noProof/>
                <w:webHidden/>
              </w:rPr>
              <w:tab/>
              <w:delText>28</w:delText>
            </w:r>
          </w:del>
        </w:p>
        <w:p w14:paraId="0269DA02" w14:textId="0E0E5556" w:rsidR="00AC0597" w:rsidDel="005F7DD0" w:rsidRDefault="00AC0597">
          <w:pPr>
            <w:pStyle w:val="Sumrio2"/>
            <w:tabs>
              <w:tab w:val="left" w:pos="709"/>
              <w:tab w:val="right" w:leader="dot" w:pos="9061"/>
            </w:tabs>
            <w:rPr>
              <w:del w:id="202" w:author="Administrador" w:date="2019-11-11T17:56:00Z"/>
              <w:rFonts w:asciiTheme="minorHAnsi" w:eastAsiaTheme="minorEastAsia" w:hAnsiTheme="minorHAnsi" w:cstheme="minorBidi"/>
              <w:b w:val="0"/>
              <w:bCs w:val="0"/>
              <w:noProof/>
              <w:sz w:val="22"/>
              <w:szCs w:val="22"/>
              <w:lang w:val="en-US"/>
            </w:rPr>
          </w:pPr>
          <w:del w:id="203" w:author="Administrador" w:date="2019-11-11T17:56:00Z">
            <w:r w:rsidRPr="005F7DD0" w:rsidDel="005F7DD0">
              <w:rPr>
                <w:rStyle w:val="Hyperlink"/>
                <w:rFonts w:eastAsia="Arial"/>
                <w:b w:val="0"/>
                <w:bCs w:val="0"/>
                <w:noProof/>
              </w:rPr>
              <w:delText>2.7.1.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1</w:delText>
            </w:r>
            <w:r w:rsidDel="005F7DD0">
              <w:rPr>
                <w:noProof/>
                <w:webHidden/>
              </w:rPr>
              <w:tab/>
              <w:delText>28</w:delText>
            </w:r>
          </w:del>
        </w:p>
        <w:p w14:paraId="31DD2F22" w14:textId="449C8DA4" w:rsidR="00AC0597" w:rsidDel="005F7DD0" w:rsidRDefault="00AC0597">
          <w:pPr>
            <w:pStyle w:val="Sumrio2"/>
            <w:tabs>
              <w:tab w:val="left" w:pos="709"/>
              <w:tab w:val="right" w:leader="dot" w:pos="9061"/>
            </w:tabs>
            <w:rPr>
              <w:del w:id="204" w:author="Administrador" w:date="2019-11-11T17:56:00Z"/>
              <w:rFonts w:asciiTheme="minorHAnsi" w:eastAsiaTheme="minorEastAsia" w:hAnsiTheme="minorHAnsi" w:cstheme="minorBidi"/>
              <w:b w:val="0"/>
              <w:bCs w:val="0"/>
              <w:noProof/>
              <w:sz w:val="22"/>
              <w:szCs w:val="22"/>
              <w:lang w:val="en-US"/>
            </w:rPr>
          </w:pPr>
          <w:del w:id="205" w:author="Administrador" w:date="2019-11-11T17:56:00Z">
            <w:r w:rsidRPr="005F7DD0" w:rsidDel="005F7DD0">
              <w:rPr>
                <w:rStyle w:val="Hyperlink"/>
                <w:rFonts w:eastAsia="Arial"/>
                <w:b w:val="0"/>
                <w:bCs w:val="0"/>
                <w:noProof/>
              </w:rPr>
              <w:delText>2.7.2.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2</w:delText>
            </w:r>
            <w:r w:rsidDel="005F7DD0">
              <w:rPr>
                <w:noProof/>
                <w:webHidden/>
              </w:rPr>
              <w:tab/>
              <w:delText>28</w:delText>
            </w:r>
          </w:del>
        </w:p>
        <w:p w14:paraId="0D65EBDF" w14:textId="441B1043" w:rsidR="00AC0597" w:rsidDel="005F7DD0" w:rsidRDefault="00AC0597">
          <w:pPr>
            <w:pStyle w:val="Sumrio2"/>
            <w:tabs>
              <w:tab w:val="left" w:pos="709"/>
              <w:tab w:val="right" w:leader="dot" w:pos="9061"/>
            </w:tabs>
            <w:rPr>
              <w:del w:id="206" w:author="Administrador" w:date="2019-11-11T17:56:00Z"/>
              <w:rFonts w:asciiTheme="minorHAnsi" w:eastAsiaTheme="minorEastAsia" w:hAnsiTheme="minorHAnsi" w:cstheme="minorBidi"/>
              <w:b w:val="0"/>
              <w:bCs w:val="0"/>
              <w:noProof/>
              <w:sz w:val="22"/>
              <w:szCs w:val="22"/>
              <w:lang w:val="en-US"/>
            </w:rPr>
          </w:pPr>
          <w:del w:id="207" w:author="Administrador" w:date="2019-11-11T17:56:00Z">
            <w:r w:rsidRPr="005F7DD0" w:rsidDel="005F7DD0">
              <w:rPr>
                <w:rStyle w:val="Hyperlink"/>
                <w:rFonts w:eastAsia="Arial"/>
                <w:b w:val="0"/>
                <w:bCs w:val="0"/>
                <w:noProof/>
              </w:rPr>
              <w:delText>2.7.3.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3</w:delText>
            </w:r>
            <w:r w:rsidDel="005F7DD0">
              <w:rPr>
                <w:noProof/>
                <w:webHidden/>
              </w:rPr>
              <w:tab/>
              <w:delText>28</w:delText>
            </w:r>
          </w:del>
        </w:p>
        <w:p w14:paraId="1A167D31" w14:textId="4BD68DD7" w:rsidR="00AC0597" w:rsidDel="005F7DD0" w:rsidRDefault="00AC0597">
          <w:pPr>
            <w:pStyle w:val="Sumrio2"/>
            <w:tabs>
              <w:tab w:val="left" w:pos="709"/>
              <w:tab w:val="right" w:leader="dot" w:pos="9061"/>
            </w:tabs>
            <w:rPr>
              <w:del w:id="208" w:author="Administrador" w:date="2019-11-11T17:56:00Z"/>
              <w:rFonts w:asciiTheme="minorHAnsi" w:eastAsiaTheme="minorEastAsia" w:hAnsiTheme="minorHAnsi" w:cstheme="minorBidi"/>
              <w:b w:val="0"/>
              <w:bCs w:val="0"/>
              <w:noProof/>
              <w:sz w:val="22"/>
              <w:szCs w:val="22"/>
              <w:lang w:val="en-US"/>
            </w:rPr>
          </w:pPr>
          <w:del w:id="209" w:author="Administrador" w:date="2019-11-11T17:56:00Z">
            <w:r w:rsidRPr="005F7DD0" w:rsidDel="005F7DD0">
              <w:rPr>
                <w:rStyle w:val="Hyperlink"/>
                <w:rFonts w:eastAsia="Arial"/>
                <w:b w:val="0"/>
                <w:bCs w:val="0"/>
                <w:noProof/>
              </w:rPr>
              <w:delText>2.8</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Música e efeitos sonoros</w:delText>
            </w:r>
            <w:r w:rsidDel="005F7DD0">
              <w:rPr>
                <w:noProof/>
                <w:webHidden/>
              </w:rPr>
              <w:tab/>
              <w:delText>28</w:delText>
            </w:r>
          </w:del>
        </w:p>
        <w:p w14:paraId="6BCD7699" w14:textId="618846AF" w:rsidR="00AC0597" w:rsidDel="005F7DD0" w:rsidRDefault="00AC0597">
          <w:pPr>
            <w:pStyle w:val="Sumrio2"/>
            <w:tabs>
              <w:tab w:val="left" w:pos="709"/>
              <w:tab w:val="right" w:leader="dot" w:pos="9061"/>
            </w:tabs>
            <w:rPr>
              <w:del w:id="210" w:author="Administrador" w:date="2019-11-11T17:56:00Z"/>
              <w:rFonts w:asciiTheme="minorHAnsi" w:eastAsiaTheme="minorEastAsia" w:hAnsiTheme="minorHAnsi" w:cstheme="minorBidi"/>
              <w:b w:val="0"/>
              <w:bCs w:val="0"/>
              <w:noProof/>
              <w:sz w:val="22"/>
              <w:szCs w:val="22"/>
              <w:lang w:val="en-US"/>
            </w:rPr>
          </w:pPr>
          <w:del w:id="211" w:author="Administrador" w:date="2019-11-11T17:56:00Z">
            <w:r w:rsidRPr="005F7DD0" w:rsidDel="005F7DD0">
              <w:rPr>
                <w:rStyle w:val="Hyperlink"/>
                <w:rFonts w:eastAsia="Arial"/>
                <w:b w:val="0"/>
                <w:bCs w:val="0"/>
                <w:noProof/>
              </w:rPr>
              <w:delText>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CONSIDERAÇÕES FINAIS</w:delText>
            </w:r>
            <w:r w:rsidDel="005F7DD0">
              <w:rPr>
                <w:noProof/>
                <w:webHidden/>
              </w:rPr>
              <w:tab/>
              <w:delText>30</w:delText>
            </w:r>
          </w:del>
        </w:p>
        <w:p w14:paraId="444BB575" w14:textId="047EC453" w:rsidR="00AC0597" w:rsidDel="005F7DD0" w:rsidRDefault="00AC0597">
          <w:pPr>
            <w:pStyle w:val="Sumrio2"/>
            <w:tabs>
              <w:tab w:val="left" w:pos="709"/>
              <w:tab w:val="right" w:leader="dot" w:pos="9061"/>
            </w:tabs>
            <w:rPr>
              <w:del w:id="212" w:author="Administrador" w:date="2019-11-11T17:56:00Z"/>
              <w:rFonts w:asciiTheme="minorHAnsi" w:eastAsiaTheme="minorEastAsia" w:hAnsiTheme="minorHAnsi" w:cstheme="minorBidi"/>
              <w:b w:val="0"/>
              <w:bCs w:val="0"/>
              <w:noProof/>
              <w:sz w:val="22"/>
              <w:szCs w:val="22"/>
              <w:lang w:val="en-US"/>
            </w:rPr>
          </w:pPr>
          <w:del w:id="213" w:author="Administrador" w:date="2019-11-11T17:56:00Z">
            <w:r w:rsidRPr="005F7DD0" w:rsidDel="005F7DD0">
              <w:rPr>
                <w:rStyle w:val="Hyperlink"/>
                <w:rFonts w:eastAsia="Arial"/>
                <w:b w:val="0"/>
                <w:bCs w:val="0"/>
                <w:noProof/>
              </w:rPr>
              <w:delText>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O</w:delText>
            </w:r>
            <w:r w:rsidRPr="005F7DD0" w:rsidDel="005F7DD0">
              <w:rPr>
                <w:rStyle w:val="Hyperlink"/>
                <w:rFonts w:eastAsia="Arial"/>
                <w:b w:val="0"/>
                <w:bCs w:val="0"/>
                <w:i/>
                <w:noProof/>
              </w:rPr>
              <w:delText xml:space="preserve"> que deu certo?</w:delText>
            </w:r>
            <w:r w:rsidDel="005F7DD0">
              <w:rPr>
                <w:noProof/>
                <w:webHidden/>
              </w:rPr>
              <w:tab/>
              <w:delText>30</w:delText>
            </w:r>
          </w:del>
        </w:p>
        <w:p w14:paraId="277D164F" w14:textId="2CE2E95D" w:rsidR="00AC0597" w:rsidDel="005F7DD0" w:rsidRDefault="00AC0597">
          <w:pPr>
            <w:pStyle w:val="Sumrio2"/>
            <w:tabs>
              <w:tab w:val="left" w:pos="709"/>
              <w:tab w:val="right" w:leader="dot" w:pos="9061"/>
            </w:tabs>
            <w:rPr>
              <w:del w:id="214" w:author="Administrador" w:date="2019-11-11T17:56:00Z"/>
              <w:rFonts w:asciiTheme="minorHAnsi" w:eastAsiaTheme="minorEastAsia" w:hAnsiTheme="minorHAnsi" w:cstheme="minorBidi"/>
              <w:b w:val="0"/>
              <w:bCs w:val="0"/>
              <w:noProof/>
              <w:sz w:val="22"/>
              <w:szCs w:val="22"/>
              <w:lang w:val="en-US"/>
            </w:rPr>
          </w:pPr>
          <w:del w:id="215" w:author="Administrador" w:date="2019-11-11T17:56:00Z">
            <w:r w:rsidRPr="005F7DD0" w:rsidDel="005F7DD0">
              <w:rPr>
                <w:rStyle w:val="Hyperlink"/>
                <w:rFonts w:eastAsia="Arial"/>
                <w:b w:val="0"/>
                <w:bCs w:val="0"/>
                <w:noProof/>
              </w:rPr>
              <w:delText>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O que deu errado?</w:delText>
            </w:r>
            <w:r w:rsidDel="005F7DD0">
              <w:rPr>
                <w:noProof/>
                <w:webHidden/>
              </w:rPr>
              <w:tab/>
              <w:delText>31</w:delText>
            </w:r>
          </w:del>
        </w:p>
        <w:p w14:paraId="04CD8F26" w14:textId="64CA2578" w:rsidR="00AC0597" w:rsidDel="005F7DD0" w:rsidRDefault="00AC0597">
          <w:pPr>
            <w:pStyle w:val="Sumrio2"/>
            <w:tabs>
              <w:tab w:val="right" w:leader="dot" w:pos="9061"/>
            </w:tabs>
            <w:rPr>
              <w:del w:id="216" w:author="Administrador" w:date="2019-11-11T17:56:00Z"/>
              <w:rFonts w:asciiTheme="minorHAnsi" w:eastAsiaTheme="minorEastAsia" w:hAnsiTheme="minorHAnsi" w:cstheme="minorBidi"/>
              <w:b w:val="0"/>
              <w:bCs w:val="0"/>
              <w:noProof/>
              <w:sz w:val="22"/>
              <w:szCs w:val="22"/>
              <w:lang w:val="en-US"/>
            </w:rPr>
          </w:pPr>
          <w:del w:id="217" w:author="Administrador" w:date="2019-11-11T17:56:00Z">
            <w:r w:rsidRPr="005F7DD0" w:rsidDel="005F7DD0">
              <w:rPr>
                <w:rStyle w:val="Hyperlink"/>
                <w:rFonts w:eastAsia="Arial"/>
                <w:b w:val="0"/>
                <w:bCs w:val="0"/>
                <w:noProof/>
              </w:rPr>
              <w:delText>REFERÊNCIAS BIBLIOGRÁFICAS</w:delText>
            </w:r>
            <w:r w:rsidDel="005F7DD0">
              <w:rPr>
                <w:noProof/>
                <w:webHidden/>
              </w:rPr>
              <w:tab/>
              <w:delText>32</w:delText>
            </w:r>
          </w:del>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D71C4E"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D98F2FF" w:rsidR="005F7DD0" w:rsidRDefault="003E5168">
      <w:pPr>
        <w:pStyle w:val="ndicedeilustraes"/>
        <w:tabs>
          <w:tab w:val="right" w:leader="dot" w:pos="9061"/>
        </w:tabs>
        <w:rPr>
          <w:ins w:id="218" w:author="Administrador" w:date="2019-11-11T17:56: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ins w:id="219" w:author="Administrador" w:date="2019-11-11T17:56:00Z">
        <w:r w:rsidR="005F7DD0" w:rsidRPr="00B67BFF">
          <w:rPr>
            <w:rStyle w:val="Hyperlink"/>
            <w:noProof/>
          </w:rPr>
          <w:fldChar w:fldCharType="begin"/>
        </w:r>
        <w:r w:rsidR="005F7DD0" w:rsidRPr="00B67BFF">
          <w:rPr>
            <w:rStyle w:val="Hyperlink"/>
            <w:noProof/>
          </w:rPr>
          <w:instrText xml:space="preserve"> </w:instrText>
        </w:r>
        <w:r w:rsidR="005F7DD0">
          <w:rPr>
            <w:noProof/>
          </w:rPr>
          <w:instrText>HYPERLINK \l "_Toc24387427"</w:instrText>
        </w:r>
        <w:r w:rsidR="005F7DD0" w:rsidRPr="00B67BFF">
          <w:rPr>
            <w:rStyle w:val="Hyperlink"/>
            <w:noProof/>
          </w:rPr>
          <w:instrText xml:space="preserve"> </w:instrText>
        </w:r>
        <w:r w:rsidR="005F7DD0" w:rsidRPr="00B67BFF">
          <w:rPr>
            <w:rStyle w:val="Hyperlink"/>
            <w:noProof/>
          </w:rPr>
          <w:fldChar w:fldCharType="separate"/>
        </w:r>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ins>
      <w:r w:rsidR="005F7DD0">
        <w:rPr>
          <w:noProof/>
          <w:webHidden/>
        </w:rPr>
      </w:r>
      <w:r w:rsidR="005F7DD0">
        <w:rPr>
          <w:noProof/>
          <w:webHidden/>
        </w:rPr>
        <w:fldChar w:fldCharType="separate"/>
      </w:r>
      <w:ins w:id="220" w:author="Administrador" w:date="2019-11-11T17:56:00Z">
        <w:r w:rsidR="005F7DD0">
          <w:rPr>
            <w:noProof/>
            <w:webHidden/>
          </w:rPr>
          <w:t>10</w:t>
        </w:r>
        <w:r w:rsidR="005F7DD0">
          <w:rPr>
            <w:noProof/>
            <w:webHidden/>
          </w:rPr>
          <w:fldChar w:fldCharType="end"/>
        </w:r>
        <w:r w:rsidR="005F7DD0" w:rsidRPr="00B67BFF">
          <w:rPr>
            <w:rStyle w:val="Hyperlink"/>
            <w:noProof/>
          </w:rPr>
          <w:fldChar w:fldCharType="end"/>
        </w:r>
      </w:ins>
    </w:p>
    <w:p w14:paraId="5B0710AB" w14:textId="58880CC9" w:rsidR="005F7DD0" w:rsidRDefault="005F7DD0">
      <w:pPr>
        <w:pStyle w:val="ndicedeilustraes"/>
        <w:tabs>
          <w:tab w:val="right" w:leader="dot" w:pos="9061"/>
        </w:tabs>
        <w:rPr>
          <w:ins w:id="221" w:author="Administrador" w:date="2019-11-11T17:56:00Z"/>
          <w:rFonts w:asciiTheme="minorHAnsi" w:eastAsiaTheme="minorEastAsia" w:hAnsiTheme="minorHAnsi" w:cstheme="minorBidi"/>
          <w:noProof/>
          <w:color w:val="auto"/>
          <w:kern w:val="0"/>
          <w:sz w:val="22"/>
          <w:szCs w:val="22"/>
          <w:lang w:eastAsia="pt-BR"/>
        </w:rPr>
      </w:pPr>
      <w:ins w:id="22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"_Toc24387428"</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ins>
      <w:r>
        <w:rPr>
          <w:noProof/>
          <w:webHidden/>
        </w:rPr>
      </w:r>
      <w:r>
        <w:rPr>
          <w:noProof/>
          <w:webHidden/>
        </w:rPr>
        <w:fldChar w:fldCharType="separate"/>
      </w:r>
      <w:ins w:id="223" w:author="Administrador" w:date="2019-11-11T17:56:00Z">
        <w:r>
          <w:rPr>
            <w:noProof/>
            <w:webHidden/>
          </w:rPr>
          <w:t>13</w:t>
        </w:r>
        <w:r>
          <w:rPr>
            <w:noProof/>
            <w:webHidden/>
          </w:rPr>
          <w:fldChar w:fldCharType="end"/>
        </w:r>
        <w:r w:rsidRPr="00B67BFF">
          <w:rPr>
            <w:rStyle w:val="Hyperlink"/>
            <w:noProof/>
          </w:rPr>
          <w:fldChar w:fldCharType="end"/>
        </w:r>
      </w:ins>
    </w:p>
    <w:p w14:paraId="39174F35" w14:textId="04FE640B" w:rsidR="005F7DD0" w:rsidRDefault="005F7DD0">
      <w:pPr>
        <w:pStyle w:val="ndicedeilustraes"/>
        <w:tabs>
          <w:tab w:val="right" w:leader="dot" w:pos="9061"/>
        </w:tabs>
        <w:rPr>
          <w:ins w:id="224" w:author="Administrador" w:date="2019-11-11T17:56:00Z"/>
          <w:rFonts w:asciiTheme="minorHAnsi" w:eastAsiaTheme="minorEastAsia" w:hAnsiTheme="minorHAnsi" w:cstheme="minorBidi"/>
          <w:noProof/>
          <w:color w:val="auto"/>
          <w:kern w:val="0"/>
          <w:sz w:val="22"/>
          <w:szCs w:val="22"/>
          <w:lang w:eastAsia="pt-BR"/>
        </w:rPr>
      </w:pPr>
      <w:ins w:id="22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ins>
      <w:r>
        <w:rPr>
          <w:noProof/>
          <w:webHidden/>
        </w:rPr>
      </w:r>
      <w:r>
        <w:rPr>
          <w:noProof/>
          <w:webHidden/>
        </w:rPr>
        <w:fldChar w:fldCharType="separate"/>
      </w:r>
      <w:ins w:id="226" w:author="Administrador" w:date="2019-11-11T17:56:00Z">
        <w:r>
          <w:rPr>
            <w:noProof/>
            <w:webHidden/>
          </w:rPr>
          <w:t>14</w:t>
        </w:r>
        <w:r>
          <w:rPr>
            <w:noProof/>
            <w:webHidden/>
          </w:rPr>
          <w:fldChar w:fldCharType="end"/>
        </w:r>
        <w:r w:rsidRPr="00B67BFF">
          <w:rPr>
            <w:rStyle w:val="Hyperlink"/>
            <w:noProof/>
          </w:rPr>
          <w:fldChar w:fldCharType="end"/>
        </w:r>
      </w:ins>
    </w:p>
    <w:p w14:paraId="4E466AFC" w14:textId="1DFB2756" w:rsidR="005F7DD0" w:rsidRDefault="005F7DD0">
      <w:pPr>
        <w:pStyle w:val="ndicedeilustraes"/>
        <w:tabs>
          <w:tab w:val="right" w:leader="dot" w:pos="9061"/>
        </w:tabs>
        <w:rPr>
          <w:ins w:id="227" w:author="Administrador" w:date="2019-11-11T17:56:00Z"/>
          <w:rFonts w:asciiTheme="minorHAnsi" w:eastAsiaTheme="minorEastAsia" w:hAnsiTheme="minorHAnsi" w:cstheme="minorBidi"/>
          <w:noProof/>
          <w:color w:val="auto"/>
          <w:kern w:val="0"/>
          <w:sz w:val="22"/>
          <w:szCs w:val="22"/>
          <w:lang w:eastAsia="pt-BR"/>
        </w:rPr>
      </w:pPr>
      <w:ins w:id="22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ins>
      <w:r>
        <w:rPr>
          <w:noProof/>
          <w:webHidden/>
        </w:rPr>
      </w:r>
      <w:r>
        <w:rPr>
          <w:noProof/>
          <w:webHidden/>
        </w:rPr>
        <w:fldChar w:fldCharType="separate"/>
      </w:r>
      <w:ins w:id="229" w:author="Administrador" w:date="2019-11-11T17:56:00Z">
        <w:r>
          <w:rPr>
            <w:noProof/>
            <w:webHidden/>
          </w:rPr>
          <w:t>15</w:t>
        </w:r>
        <w:r>
          <w:rPr>
            <w:noProof/>
            <w:webHidden/>
          </w:rPr>
          <w:fldChar w:fldCharType="end"/>
        </w:r>
        <w:r w:rsidRPr="00B67BFF">
          <w:rPr>
            <w:rStyle w:val="Hyperlink"/>
            <w:noProof/>
          </w:rPr>
          <w:fldChar w:fldCharType="end"/>
        </w:r>
      </w:ins>
    </w:p>
    <w:p w14:paraId="7E83315D" w14:textId="21A1C734" w:rsidR="005F7DD0" w:rsidRDefault="005F7DD0">
      <w:pPr>
        <w:pStyle w:val="ndicedeilustraes"/>
        <w:tabs>
          <w:tab w:val="right" w:leader="dot" w:pos="9061"/>
        </w:tabs>
        <w:rPr>
          <w:ins w:id="230" w:author="Administrador" w:date="2019-11-11T17:56:00Z"/>
          <w:rFonts w:asciiTheme="minorHAnsi" w:eastAsiaTheme="minorEastAsia" w:hAnsiTheme="minorHAnsi" w:cstheme="minorBidi"/>
          <w:noProof/>
          <w:color w:val="auto"/>
          <w:kern w:val="0"/>
          <w:sz w:val="22"/>
          <w:szCs w:val="22"/>
          <w:lang w:eastAsia="pt-BR"/>
        </w:rPr>
      </w:pPr>
      <w:ins w:id="23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ins>
      <w:r>
        <w:rPr>
          <w:noProof/>
          <w:webHidden/>
        </w:rPr>
      </w:r>
      <w:r>
        <w:rPr>
          <w:noProof/>
          <w:webHidden/>
        </w:rPr>
        <w:fldChar w:fldCharType="separate"/>
      </w:r>
      <w:ins w:id="232" w:author="Administrador" w:date="2019-11-11T17:56:00Z">
        <w:r>
          <w:rPr>
            <w:noProof/>
            <w:webHidden/>
          </w:rPr>
          <w:t>15</w:t>
        </w:r>
        <w:r>
          <w:rPr>
            <w:noProof/>
            <w:webHidden/>
          </w:rPr>
          <w:fldChar w:fldCharType="end"/>
        </w:r>
        <w:r w:rsidRPr="00B67BFF">
          <w:rPr>
            <w:rStyle w:val="Hyperlink"/>
            <w:noProof/>
          </w:rPr>
          <w:fldChar w:fldCharType="end"/>
        </w:r>
      </w:ins>
    </w:p>
    <w:p w14:paraId="0A09CB9A" w14:textId="7BF2ECA2" w:rsidR="005F7DD0" w:rsidRDefault="005F7DD0">
      <w:pPr>
        <w:pStyle w:val="ndicedeilustraes"/>
        <w:tabs>
          <w:tab w:val="right" w:leader="dot" w:pos="9061"/>
        </w:tabs>
        <w:rPr>
          <w:ins w:id="233" w:author="Administrador" w:date="2019-11-11T17:56:00Z"/>
          <w:rFonts w:asciiTheme="minorHAnsi" w:eastAsiaTheme="minorEastAsia" w:hAnsiTheme="minorHAnsi" w:cstheme="minorBidi"/>
          <w:noProof/>
          <w:color w:val="auto"/>
          <w:kern w:val="0"/>
          <w:sz w:val="22"/>
          <w:szCs w:val="22"/>
          <w:lang w:eastAsia="pt-BR"/>
        </w:rPr>
      </w:pPr>
      <w:ins w:id="23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ins>
      <w:r>
        <w:rPr>
          <w:noProof/>
          <w:webHidden/>
        </w:rPr>
      </w:r>
      <w:r>
        <w:rPr>
          <w:noProof/>
          <w:webHidden/>
        </w:rPr>
        <w:fldChar w:fldCharType="separate"/>
      </w:r>
      <w:ins w:id="235" w:author="Administrador" w:date="2019-11-11T17:56:00Z">
        <w:r>
          <w:rPr>
            <w:noProof/>
            <w:webHidden/>
          </w:rPr>
          <w:t>16</w:t>
        </w:r>
        <w:r>
          <w:rPr>
            <w:noProof/>
            <w:webHidden/>
          </w:rPr>
          <w:fldChar w:fldCharType="end"/>
        </w:r>
        <w:r w:rsidRPr="00B67BFF">
          <w:rPr>
            <w:rStyle w:val="Hyperlink"/>
            <w:noProof/>
          </w:rPr>
          <w:fldChar w:fldCharType="end"/>
        </w:r>
      </w:ins>
    </w:p>
    <w:p w14:paraId="34D48E84" w14:textId="7152958A" w:rsidR="005F7DD0" w:rsidRDefault="005F7DD0">
      <w:pPr>
        <w:pStyle w:val="ndicedeilustraes"/>
        <w:tabs>
          <w:tab w:val="right" w:leader="dot" w:pos="9061"/>
        </w:tabs>
        <w:rPr>
          <w:ins w:id="236" w:author="Administrador" w:date="2019-11-11T17:56:00Z"/>
          <w:rFonts w:asciiTheme="minorHAnsi" w:eastAsiaTheme="minorEastAsia" w:hAnsiTheme="minorHAnsi" w:cstheme="minorBidi"/>
          <w:noProof/>
          <w:color w:val="auto"/>
          <w:kern w:val="0"/>
          <w:sz w:val="22"/>
          <w:szCs w:val="22"/>
          <w:lang w:eastAsia="pt-BR"/>
        </w:rPr>
      </w:pPr>
      <w:ins w:id="23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ins>
      <w:r>
        <w:rPr>
          <w:noProof/>
          <w:webHidden/>
        </w:rPr>
      </w:r>
      <w:r>
        <w:rPr>
          <w:noProof/>
          <w:webHidden/>
        </w:rPr>
        <w:fldChar w:fldCharType="separate"/>
      </w:r>
      <w:ins w:id="238" w:author="Administrador" w:date="2019-11-11T17:56:00Z">
        <w:r>
          <w:rPr>
            <w:noProof/>
            <w:webHidden/>
          </w:rPr>
          <w:t>16</w:t>
        </w:r>
        <w:r>
          <w:rPr>
            <w:noProof/>
            <w:webHidden/>
          </w:rPr>
          <w:fldChar w:fldCharType="end"/>
        </w:r>
        <w:r w:rsidRPr="00B67BFF">
          <w:rPr>
            <w:rStyle w:val="Hyperlink"/>
            <w:noProof/>
          </w:rPr>
          <w:fldChar w:fldCharType="end"/>
        </w:r>
      </w:ins>
    </w:p>
    <w:p w14:paraId="596C20F0" w14:textId="00061E59" w:rsidR="005F7DD0" w:rsidRDefault="005F7DD0">
      <w:pPr>
        <w:pStyle w:val="ndicedeilustraes"/>
        <w:tabs>
          <w:tab w:val="right" w:leader="dot" w:pos="9061"/>
        </w:tabs>
        <w:rPr>
          <w:ins w:id="239" w:author="Administrador" w:date="2019-11-11T17:56:00Z"/>
          <w:rFonts w:asciiTheme="minorHAnsi" w:eastAsiaTheme="minorEastAsia" w:hAnsiTheme="minorHAnsi" w:cstheme="minorBidi"/>
          <w:noProof/>
          <w:color w:val="auto"/>
          <w:kern w:val="0"/>
          <w:sz w:val="22"/>
          <w:szCs w:val="22"/>
          <w:lang w:eastAsia="pt-BR"/>
        </w:rPr>
      </w:pPr>
      <w:ins w:id="24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ins>
      <w:r>
        <w:rPr>
          <w:noProof/>
          <w:webHidden/>
        </w:rPr>
      </w:r>
      <w:r>
        <w:rPr>
          <w:noProof/>
          <w:webHidden/>
        </w:rPr>
        <w:fldChar w:fldCharType="separate"/>
      </w:r>
      <w:ins w:id="241" w:author="Administrador" w:date="2019-11-11T17:56:00Z">
        <w:r>
          <w:rPr>
            <w:noProof/>
            <w:webHidden/>
          </w:rPr>
          <w:t>17</w:t>
        </w:r>
        <w:r>
          <w:rPr>
            <w:noProof/>
            <w:webHidden/>
          </w:rPr>
          <w:fldChar w:fldCharType="end"/>
        </w:r>
        <w:r w:rsidRPr="00B67BFF">
          <w:rPr>
            <w:rStyle w:val="Hyperlink"/>
            <w:noProof/>
          </w:rPr>
          <w:fldChar w:fldCharType="end"/>
        </w:r>
      </w:ins>
    </w:p>
    <w:p w14:paraId="24387FDD" w14:textId="72C16529" w:rsidR="005F7DD0" w:rsidRDefault="005F7DD0">
      <w:pPr>
        <w:pStyle w:val="ndicedeilustraes"/>
        <w:tabs>
          <w:tab w:val="right" w:leader="dot" w:pos="9061"/>
        </w:tabs>
        <w:rPr>
          <w:ins w:id="242" w:author="Administrador" w:date="2019-11-11T17:56:00Z"/>
          <w:rFonts w:asciiTheme="minorHAnsi" w:eastAsiaTheme="minorEastAsia" w:hAnsiTheme="minorHAnsi" w:cstheme="minorBidi"/>
          <w:noProof/>
          <w:color w:val="auto"/>
          <w:kern w:val="0"/>
          <w:sz w:val="22"/>
          <w:szCs w:val="22"/>
          <w:lang w:eastAsia="pt-BR"/>
        </w:rPr>
      </w:pPr>
      <w:ins w:id="24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ins>
      <w:r>
        <w:rPr>
          <w:noProof/>
          <w:webHidden/>
        </w:rPr>
      </w:r>
      <w:r>
        <w:rPr>
          <w:noProof/>
          <w:webHidden/>
        </w:rPr>
        <w:fldChar w:fldCharType="separate"/>
      </w:r>
      <w:ins w:id="244" w:author="Administrador" w:date="2019-11-11T17:56:00Z">
        <w:r>
          <w:rPr>
            <w:noProof/>
            <w:webHidden/>
          </w:rPr>
          <w:t>18</w:t>
        </w:r>
        <w:r>
          <w:rPr>
            <w:noProof/>
            <w:webHidden/>
          </w:rPr>
          <w:fldChar w:fldCharType="end"/>
        </w:r>
        <w:r w:rsidRPr="00B67BFF">
          <w:rPr>
            <w:rStyle w:val="Hyperlink"/>
            <w:noProof/>
          </w:rPr>
          <w:fldChar w:fldCharType="end"/>
        </w:r>
      </w:ins>
    </w:p>
    <w:p w14:paraId="268E119C" w14:textId="69BDA8E1" w:rsidR="005F7DD0" w:rsidRDefault="005F7DD0">
      <w:pPr>
        <w:pStyle w:val="ndicedeilustraes"/>
        <w:tabs>
          <w:tab w:val="right" w:leader="dot" w:pos="9061"/>
        </w:tabs>
        <w:rPr>
          <w:ins w:id="245" w:author="Administrador" w:date="2019-11-11T17:56:00Z"/>
          <w:rFonts w:asciiTheme="minorHAnsi" w:eastAsiaTheme="minorEastAsia" w:hAnsiTheme="minorHAnsi" w:cstheme="minorBidi"/>
          <w:noProof/>
          <w:color w:val="auto"/>
          <w:kern w:val="0"/>
          <w:sz w:val="22"/>
          <w:szCs w:val="22"/>
          <w:lang w:eastAsia="pt-BR"/>
        </w:rPr>
      </w:pPr>
      <w:ins w:id="24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"_Toc24387436"</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ins>
      <w:r>
        <w:rPr>
          <w:noProof/>
          <w:webHidden/>
        </w:rPr>
      </w:r>
      <w:r>
        <w:rPr>
          <w:noProof/>
          <w:webHidden/>
        </w:rPr>
        <w:fldChar w:fldCharType="separate"/>
      </w:r>
      <w:ins w:id="247" w:author="Administrador" w:date="2019-11-11T17:56:00Z">
        <w:r>
          <w:rPr>
            <w:noProof/>
            <w:webHidden/>
          </w:rPr>
          <w:t>18</w:t>
        </w:r>
        <w:r>
          <w:rPr>
            <w:noProof/>
            <w:webHidden/>
          </w:rPr>
          <w:fldChar w:fldCharType="end"/>
        </w:r>
        <w:r w:rsidRPr="00B67BFF">
          <w:rPr>
            <w:rStyle w:val="Hyperlink"/>
            <w:noProof/>
          </w:rPr>
          <w:fldChar w:fldCharType="end"/>
        </w:r>
      </w:ins>
    </w:p>
    <w:p w14:paraId="33465CB9" w14:textId="4951D751" w:rsidR="005F7DD0" w:rsidRDefault="005F7DD0">
      <w:pPr>
        <w:pStyle w:val="ndicedeilustraes"/>
        <w:tabs>
          <w:tab w:val="right" w:leader="dot" w:pos="9061"/>
        </w:tabs>
        <w:rPr>
          <w:ins w:id="248" w:author="Administrador" w:date="2019-11-11T17:56:00Z"/>
          <w:rFonts w:asciiTheme="minorHAnsi" w:eastAsiaTheme="minorEastAsia" w:hAnsiTheme="minorHAnsi" w:cstheme="minorBidi"/>
          <w:noProof/>
          <w:color w:val="auto"/>
          <w:kern w:val="0"/>
          <w:sz w:val="22"/>
          <w:szCs w:val="22"/>
          <w:lang w:eastAsia="pt-BR"/>
        </w:rPr>
      </w:pPr>
      <w:ins w:id="24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"_Toc24387437"</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ins>
      <w:r>
        <w:rPr>
          <w:noProof/>
          <w:webHidden/>
        </w:rPr>
      </w:r>
      <w:r>
        <w:rPr>
          <w:noProof/>
          <w:webHidden/>
        </w:rPr>
        <w:fldChar w:fldCharType="separate"/>
      </w:r>
      <w:ins w:id="250" w:author="Administrador" w:date="2019-11-11T17:56:00Z">
        <w:r>
          <w:rPr>
            <w:noProof/>
            <w:webHidden/>
          </w:rPr>
          <w:t>19</w:t>
        </w:r>
        <w:r>
          <w:rPr>
            <w:noProof/>
            <w:webHidden/>
          </w:rPr>
          <w:fldChar w:fldCharType="end"/>
        </w:r>
        <w:r w:rsidRPr="00B67BFF">
          <w:rPr>
            <w:rStyle w:val="Hyperlink"/>
            <w:noProof/>
          </w:rPr>
          <w:fldChar w:fldCharType="end"/>
        </w:r>
      </w:ins>
    </w:p>
    <w:p w14:paraId="2D5FF0E3" w14:textId="3A31AC0F" w:rsidR="005F7DD0" w:rsidRDefault="005F7DD0">
      <w:pPr>
        <w:pStyle w:val="ndicedeilustraes"/>
        <w:tabs>
          <w:tab w:val="right" w:leader="dot" w:pos="9061"/>
        </w:tabs>
        <w:rPr>
          <w:ins w:id="251" w:author="Administrador" w:date="2019-11-11T17:56:00Z"/>
          <w:rFonts w:asciiTheme="minorHAnsi" w:eastAsiaTheme="minorEastAsia" w:hAnsiTheme="minorHAnsi" w:cstheme="minorBidi"/>
          <w:noProof/>
          <w:color w:val="auto"/>
          <w:kern w:val="0"/>
          <w:sz w:val="22"/>
          <w:szCs w:val="22"/>
          <w:lang w:eastAsia="pt-BR"/>
        </w:rPr>
      </w:pPr>
      <w:ins w:id="25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"_Toc24387438"</w:instrText>
        </w:r>
        <w:r w:rsidRPr="00B67BFF">
          <w:rPr>
            <w:rStyle w:val="Hyperlink"/>
            <w:noProof/>
          </w:rPr>
          <w:instrText xml:space="preserve"> </w:instrText>
        </w:r>
        <w:r w:rsidRPr="00B67BFF">
          <w:rPr>
            <w:rStyle w:val="Hyperlink"/>
            <w:noProof/>
          </w:rPr>
          <w:fldChar w:fldCharType="separate"/>
        </w:r>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ins>
      <w:r>
        <w:rPr>
          <w:noProof/>
          <w:webHidden/>
        </w:rPr>
      </w:r>
      <w:r>
        <w:rPr>
          <w:noProof/>
          <w:webHidden/>
        </w:rPr>
        <w:fldChar w:fldCharType="separate"/>
      </w:r>
      <w:ins w:id="253" w:author="Administrador" w:date="2019-11-11T17:56:00Z">
        <w:r>
          <w:rPr>
            <w:noProof/>
            <w:webHidden/>
          </w:rPr>
          <w:t>20</w:t>
        </w:r>
        <w:r>
          <w:rPr>
            <w:noProof/>
            <w:webHidden/>
          </w:rPr>
          <w:fldChar w:fldCharType="end"/>
        </w:r>
        <w:r w:rsidRPr="00B67BFF">
          <w:rPr>
            <w:rStyle w:val="Hyperlink"/>
            <w:noProof/>
          </w:rPr>
          <w:fldChar w:fldCharType="end"/>
        </w:r>
      </w:ins>
    </w:p>
    <w:p w14:paraId="54A8F979" w14:textId="4B3D0118" w:rsidR="005F7DD0" w:rsidRDefault="005F7DD0">
      <w:pPr>
        <w:pStyle w:val="ndicedeilustraes"/>
        <w:tabs>
          <w:tab w:val="right" w:leader="dot" w:pos="9061"/>
        </w:tabs>
        <w:rPr>
          <w:ins w:id="254" w:author="Administrador" w:date="2019-11-11T17:56:00Z"/>
          <w:rFonts w:asciiTheme="minorHAnsi" w:eastAsiaTheme="minorEastAsia" w:hAnsiTheme="minorHAnsi" w:cstheme="minorBidi"/>
          <w:noProof/>
          <w:color w:val="auto"/>
          <w:kern w:val="0"/>
          <w:sz w:val="22"/>
          <w:szCs w:val="22"/>
          <w:lang w:eastAsia="pt-BR"/>
        </w:rPr>
      </w:pPr>
      <w:ins w:id="25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ins>
      <w:r>
        <w:rPr>
          <w:noProof/>
          <w:webHidden/>
        </w:rPr>
      </w:r>
      <w:r>
        <w:rPr>
          <w:noProof/>
          <w:webHidden/>
        </w:rPr>
        <w:fldChar w:fldCharType="separate"/>
      </w:r>
      <w:ins w:id="256" w:author="Administrador" w:date="2019-11-11T17:56:00Z">
        <w:r>
          <w:rPr>
            <w:noProof/>
            <w:webHidden/>
          </w:rPr>
          <w:t>21</w:t>
        </w:r>
        <w:r>
          <w:rPr>
            <w:noProof/>
            <w:webHidden/>
          </w:rPr>
          <w:fldChar w:fldCharType="end"/>
        </w:r>
        <w:r w:rsidRPr="00B67BFF">
          <w:rPr>
            <w:rStyle w:val="Hyperlink"/>
            <w:noProof/>
          </w:rPr>
          <w:fldChar w:fldCharType="end"/>
        </w:r>
      </w:ins>
    </w:p>
    <w:p w14:paraId="71777BF5" w14:textId="2953DD6E" w:rsidR="005F7DD0" w:rsidRDefault="005F7DD0">
      <w:pPr>
        <w:pStyle w:val="ndicedeilustraes"/>
        <w:tabs>
          <w:tab w:val="right" w:leader="dot" w:pos="9061"/>
        </w:tabs>
        <w:rPr>
          <w:ins w:id="257" w:author="Administrador" w:date="2019-11-11T17:56:00Z"/>
          <w:rFonts w:asciiTheme="minorHAnsi" w:eastAsiaTheme="minorEastAsia" w:hAnsiTheme="minorHAnsi" w:cstheme="minorBidi"/>
          <w:noProof/>
          <w:color w:val="auto"/>
          <w:kern w:val="0"/>
          <w:sz w:val="22"/>
          <w:szCs w:val="22"/>
          <w:lang w:eastAsia="pt-BR"/>
        </w:rPr>
      </w:pPr>
      <w:ins w:id="25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ins>
      <w:r>
        <w:rPr>
          <w:noProof/>
          <w:webHidden/>
        </w:rPr>
      </w:r>
      <w:r>
        <w:rPr>
          <w:noProof/>
          <w:webHidden/>
        </w:rPr>
        <w:fldChar w:fldCharType="separate"/>
      </w:r>
      <w:ins w:id="259" w:author="Administrador" w:date="2019-11-11T17:56:00Z">
        <w:r>
          <w:rPr>
            <w:noProof/>
            <w:webHidden/>
          </w:rPr>
          <w:t>21</w:t>
        </w:r>
        <w:r>
          <w:rPr>
            <w:noProof/>
            <w:webHidden/>
          </w:rPr>
          <w:fldChar w:fldCharType="end"/>
        </w:r>
        <w:r w:rsidRPr="00B67BFF">
          <w:rPr>
            <w:rStyle w:val="Hyperlink"/>
            <w:noProof/>
          </w:rPr>
          <w:fldChar w:fldCharType="end"/>
        </w:r>
      </w:ins>
    </w:p>
    <w:p w14:paraId="0FDB6084" w14:textId="45F03044" w:rsidR="005F7DD0" w:rsidRDefault="005F7DD0">
      <w:pPr>
        <w:pStyle w:val="ndicedeilustraes"/>
        <w:tabs>
          <w:tab w:val="right" w:leader="dot" w:pos="9061"/>
        </w:tabs>
        <w:rPr>
          <w:ins w:id="260" w:author="Administrador" w:date="2019-11-11T17:56:00Z"/>
          <w:rFonts w:asciiTheme="minorHAnsi" w:eastAsiaTheme="minorEastAsia" w:hAnsiTheme="minorHAnsi" w:cstheme="minorBidi"/>
          <w:noProof/>
          <w:color w:val="auto"/>
          <w:kern w:val="0"/>
          <w:sz w:val="22"/>
          <w:szCs w:val="22"/>
          <w:lang w:eastAsia="pt-BR"/>
        </w:rPr>
      </w:pPr>
      <w:ins w:id="26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ins>
      <w:r>
        <w:rPr>
          <w:noProof/>
          <w:webHidden/>
        </w:rPr>
      </w:r>
      <w:r>
        <w:rPr>
          <w:noProof/>
          <w:webHidden/>
        </w:rPr>
        <w:fldChar w:fldCharType="separate"/>
      </w:r>
      <w:ins w:id="262" w:author="Administrador" w:date="2019-11-11T17:56:00Z">
        <w:r>
          <w:rPr>
            <w:noProof/>
            <w:webHidden/>
          </w:rPr>
          <w:t>22</w:t>
        </w:r>
        <w:r>
          <w:rPr>
            <w:noProof/>
            <w:webHidden/>
          </w:rPr>
          <w:fldChar w:fldCharType="end"/>
        </w:r>
        <w:r w:rsidRPr="00B67BFF">
          <w:rPr>
            <w:rStyle w:val="Hyperlink"/>
            <w:noProof/>
          </w:rPr>
          <w:fldChar w:fldCharType="end"/>
        </w:r>
      </w:ins>
    </w:p>
    <w:p w14:paraId="6E125AD4" w14:textId="51B962DB" w:rsidR="005F7DD0" w:rsidRDefault="005F7DD0">
      <w:pPr>
        <w:pStyle w:val="ndicedeilustraes"/>
        <w:tabs>
          <w:tab w:val="right" w:leader="dot" w:pos="9061"/>
        </w:tabs>
        <w:rPr>
          <w:ins w:id="263" w:author="Administrador" w:date="2019-11-11T17:56:00Z"/>
          <w:rFonts w:asciiTheme="minorHAnsi" w:eastAsiaTheme="minorEastAsia" w:hAnsiTheme="minorHAnsi" w:cstheme="minorBidi"/>
          <w:noProof/>
          <w:color w:val="auto"/>
          <w:kern w:val="0"/>
          <w:sz w:val="22"/>
          <w:szCs w:val="22"/>
          <w:lang w:eastAsia="pt-BR"/>
        </w:rPr>
      </w:pPr>
      <w:ins w:id="26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ins>
      <w:r>
        <w:rPr>
          <w:noProof/>
          <w:webHidden/>
        </w:rPr>
      </w:r>
      <w:r>
        <w:rPr>
          <w:noProof/>
          <w:webHidden/>
        </w:rPr>
        <w:fldChar w:fldCharType="separate"/>
      </w:r>
      <w:ins w:id="265" w:author="Administrador" w:date="2019-11-11T17:56:00Z">
        <w:r>
          <w:rPr>
            <w:noProof/>
            <w:webHidden/>
          </w:rPr>
          <w:t>22</w:t>
        </w:r>
        <w:r>
          <w:rPr>
            <w:noProof/>
            <w:webHidden/>
          </w:rPr>
          <w:fldChar w:fldCharType="end"/>
        </w:r>
        <w:r w:rsidRPr="00B67BFF">
          <w:rPr>
            <w:rStyle w:val="Hyperlink"/>
            <w:noProof/>
          </w:rPr>
          <w:fldChar w:fldCharType="end"/>
        </w:r>
      </w:ins>
    </w:p>
    <w:p w14:paraId="51335DAB" w14:textId="1EA5255E" w:rsidR="005F7DD0" w:rsidRDefault="005F7DD0">
      <w:pPr>
        <w:pStyle w:val="ndicedeilustraes"/>
        <w:tabs>
          <w:tab w:val="right" w:leader="dot" w:pos="9061"/>
        </w:tabs>
        <w:rPr>
          <w:ins w:id="266" w:author="Administrador" w:date="2019-11-11T17:56:00Z"/>
          <w:rFonts w:asciiTheme="minorHAnsi" w:eastAsiaTheme="minorEastAsia" w:hAnsiTheme="minorHAnsi" w:cstheme="minorBidi"/>
          <w:noProof/>
          <w:color w:val="auto"/>
          <w:kern w:val="0"/>
          <w:sz w:val="22"/>
          <w:szCs w:val="22"/>
          <w:lang w:eastAsia="pt-BR"/>
        </w:rPr>
      </w:pPr>
      <w:ins w:id="26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ins>
      <w:r>
        <w:rPr>
          <w:noProof/>
          <w:webHidden/>
        </w:rPr>
      </w:r>
      <w:r>
        <w:rPr>
          <w:noProof/>
          <w:webHidden/>
        </w:rPr>
        <w:fldChar w:fldCharType="separate"/>
      </w:r>
      <w:ins w:id="268" w:author="Administrador" w:date="2019-11-11T17:56:00Z">
        <w:r>
          <w:rPr>
            <w:noProof/>
            <w:webHidden/>
          </w:rPr>
          <w:t>25</w:t>
        </w:r>
        <w:r>
          <w:rPr>
            <w:noProof/>
            <w:webHidden/>
          </w:rPr>
          <w:fldChar w:fldCharType="end"/>
        </w:r>
        <w:r w:rsidRPr="00B67BFF">
          <w:rPr>
            <w:rStyle w:val="Hyperlink"/>
            <w:noProof/>
          </w:rPr>
          <w:fldChar w:fldCharType="end"/>
        </w:r>
      </w:ins>
    </w:p>
    <w:p w14:paraId="3A9D3D44" w14:textId="107DD617" w:rsidR="005F7DD0" w:rsidRDefault="005F7DD0">
      <w:pPr>
        <w:pStyle w:val="ndicedeilustraes"/>
        <w:tabs>
          <w:tab w:val="right" w:leader="dot" w:pos="9061"/>
        </w:tabs>
        <w:rPr>
          <w:ins w:id="269" w:author="Administrador" w:date="2019-11-11T17:56:00Z"/>
          <w:rFonts w:asciiTheme="minorHAnsi" w:eastAsiaTheme="minorEastAsia" w:hAnsiTheme="minorHAnsi" w:cstheme="minorBidi"/>
          <w:noProof/>
          <w:color w:val="auto"/>
          <w:kern w:val="0"/>
          <w:sz w:val="22"/>
          <w:szCs w:val="22"/>
          <w:lang w:eastAsia="pt-BR"/>
        </w:rPr>
      </w:pPr>
      <w:ins w:id="27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ins>
      <w:r>
        <w:rPr>
          <w:noProof/>
          <w:webHidden/>
        </w:rPr>
      </w:r>
      <w:r>
        <w:rPr>
          <w:noProof/>
          <w:webHidden/>
        </w:rPr>
        <w:fldChar w:fldCharType="separate"/>
      </w:r>
      <w:ins w:id="271" w:author="Administrador" w:date="2019-11-11T17:56:00Z">
        <w:r>
          <w:rPr>
            <w:noProof/>
            <w:webHidden/>
          </w:rPr>
          <w:t>26</w:t>
        </w:r>
        <w:r>
          <w:rPr>
            <w:noProof/>
            <w:webHidden/>
          </w:rPr>
          <w:fldChar w:fldCharType="end"/>
        </w:r>
        <w:r w:rsidRPr="00B67BFF">
          <w:rPr>
            <w:rStyle w:val="Hyperlink"/>
            <w:noProof/>
          </w:rPr>
          <w:fldChar w:fldCharType="end"/>
        </w:r>
      </w:ins>
    </w:p>
    <w:p w14:paraId="3D4432DE" w14:textId="1D19A1A0" w:rsidR="005F7DD0" w:rsidRDefault="005F7DD0">
      <w:pPr>
        <w:pStyle w:val="ndicedeilustraes"/>
        <w:tabs>
          <w:tab w:val="right" w:leader="dot" w:pos="9061"/>
        </w:tabs>
        <w:rPr>
          <w:ins w:id="272" w:author="Administrador" w:date="2019-11-11T17:56:00Z"/>
          <w:rFonts w:asciiTheme="minorHAnsi" w:eastAsiaTheme="minorEastAsia" w:hAnsiTheme="minorHAnsi" w:cstheme="minorBidi"/>
          <w:noProof/>
          <w:color w:val="auto"/>
          <w:kern w:val="0"/>
          <w:sz w:val="22"/>
          <w:szCs w:val="22"/>
          <w:lang w:eastAsia="pt-BR"/>
        </w:rPr>
      </w:pPr>
      <w:ins w:id="27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ins>
      <w:r>
        <w:rPr>
          <w:noProof/>
          <w:webHidden/>
        </w:rPr>
      </w:r>
      <w:r>
        <w:rPr>
          <w:noProof/>
          <w:webHidden/>
        </w:rPr>
        <w:fldChar w:fldCharType="separate"/>
      </w:r>
      <w:ins w:id="274" w:author="Administrador" w:date="2019-11-11T17:56:00Z">
        <w:r>
          <w:rPr>
            <w:noProof/>
            <w:webHidden/>
          </w:rPr>
          <w:t>27</w:t>
        </w:r>
        <w:r>
          <w:rPr>
            <w:noProof/>
            <w:webHidden/>
          </w:rPr>
          <w:fldChar w:fldCharType="end"/>
        </w:r>
        <w:r w:rsidRPr="00B67BFF">
          <w:rPr>
            <w:rStyle w:val="Hyperlink"/>
            <w:noProof/>
          </w:rPr>
          <w:fldChar w:fldCharType="end"/>
        </w:r>
      </w:ins>
    </w:p>
    <w:p w14:paraId="59B4D6D0" w14:textId="257CC3DE" w:rsidR="003951AE" w:rsidRPr="00AD3197" w:rsidDel="005F7DD0" w:rsidRDefault="003951AE">
      <w:pPr>
        <w:pStyle w:val="ndicedeilustraes"/>
        <w:tabs>
          <w:tab w:val="right" w:leader="dot" w:pos="9061"/>
        </w:tabs>
        <w:rPr>
          <w:del w:id="275" w:author="Administrador" w:date="2019-11-11T17:56:00Z"/>
          <w:rFonts w:asciiTheme="minorHAnsi" w:eastAsiaTheme="minorEastAsia" w:hAnsiTheme="minorHAnsi" w:cstheme="minorBidi"/>
          <w:noProof/>
          <w:color w:val="auto"/>
          <w:kern w:val="0"/>
          <w:sz w:val="22"/>
          <w:szCs w:val="22"/>
          <w:lang w:val="en-US" w:eastAsia="en-US"/>
        </w:rPr>
      </w:pPr>
      <w:del w:id="276" w:author="Administrador" w:date="2019-11-11T17:56:00Z">
        <w:r w:rsidRPr="005F7DD0" w:rsidDel="005F7DD0">
          <w:rPr>
            <w:rStyle w:val="Hyperlink"/>
            <w:b/>
            <w:bCs/>
            <w:noProof/>
            <w:lang w:val="en-US"/>
          </w:rPr>
          <w:delText>Figura 1– Jogos similares, A) Enter the Gungeon; B) Pocket Rogues; C) Furi; D) Soul Knight.</w:delText>
        </w:r>
        <w:r w:rsidRPr="00AD3197" w:rsidDel="005F7DD0">
          <w:rPr>
            <w:noProof/>
            <w:webHidden/>
          </w:rPr>
          <w:tab/>
        </w:r>
        <w:r w:rsidR="00B509A5" w:rsidDel="005F7DD0">
          <w:rPr>
            <w:noProof/>
            <w:webHidden/>
          </w:rPr>
          <w:delText>10</w:delText>
        </w:r>
      </w:del>
    </w:p>
    <w:p w14:paraId="09A1C9B3" w14:textId="2AC20C6F" w:rsidR="003951AE" w:rsidRPr="00AD3197" w:rsidDel="005F7DD0" w:rsidRDefault="003951AE">
      <w:pPr>
        <w:pStyle w:val="ndicedeilustraes"/>
        <w:tabs>
          <w:tab w:val="right" w:leader="dot" w:pos="9061"/>
        </w:tabs>
        <w:rPr>
          <w:del w:id="277" w:author="Administrador" w:date="2019-11-11T17:56:00Z"/>
          <w:rFonts w:asciiTheme="minorHAnsi" w:eastAsiaTheme="minorEastAsia" w:hAnsiTheme="minorHAnsi" w:cstheme="minorBidi"/>
          <w:noProof/>
          <w:color w:val="auto"/>
          <w:kern w:val="0"/>
          <w:sz w:val="22"/>
          <w:szCs w:val="22"/>
          <w:lang w:val="en-US" w:eastAsia="en-US"/>
        </w:rPr>
      </w:pPr>
      <w:del w:id="278" w:author="Administrador" w:date="2019-11-11T17:56:00Z">
        <w:r w:rsidRPr="005F7DD0" w:rsidDel="005F7DD0">
          <w:rPr>
            <w:rStyle w:val="Hyperlink"/>
            <w:b/>
            <w:bCs/>
            <w:noProof/>
          </w:rPr>
          <w:delText>Figura 2 - Matriz do mapa procedural.</w:delText>
        </w:r>
        <w:r w:rsidRPr="00AD3197" w:rsidDel="005F7DD0">
          <w:rPr>
            <w:noProof/>
            <w:webHidden/>
          </w:rPr>
          <w:tab/>
        </w:r>
        <w:r w:rsidR="00B509A5" w:rsidDel="005F7DD0">
          <w:rPr>
            <w:noProof/>
            <w:webHidden/>
          </w:rPr>
          <w:delText>13</w:delText>
        </w:r>
      </w:del>
    </w:p>
    <w:p w14:paraId="1EC38D3B" w14:textId="020FD4B0" w:rsidR="003951AE" w:rsidRPr="00AD3197" w:rsidDel="005F7DD0" w:rsidRDefault="003951AE">
      <w:pPr>
        <w:pStyle w:val="ndicedeilustraes"/>
        <w:tabs>
          <w:tab w:val="right" w:leader="dot" w:pos="9061"/>
        </w:tabs>
        <w:rPr>
          <w:del w:id="279" w:author="Administrador" w:date="2019-11-11T17:56:00Z"/>
          <w:rFonts w:asciiTheme="minorHAnsi" w:eastAsiaTheme="minorEastAsia" w:hAnsiTheme="minorHAnsi" w:cstheme="minorBidi"/>
          <w:noProof/>
          <w:color w:val="auto"/>
          <w:kern w:val="0"/>
          <w:sz w:val="22"/>
          <w:szCs w:val="22"/>
          <w:lang w:val="en-US" w:eastAsia="en-US"/>
        </w:rPr>
      </w:pPr>
      <w:del w:id="280" w:author="Administrador" w:date="2019-11-11T17:56:00Z">
        <w:r w:rsidRPr="005F7DD0" w:rsidDel="005F7DD0">
          <w:rPr>
            <w:rStyle w:val="Hyperlink"/>
            <w:b/>
            <w:bCs/>
            <w:noProof/>
          </w:rPr>
          <w:delText>Figura 3 – Exemplos de mapa procedural.</w:delText>
        </w:r>
        <w:r w:rsidRPr="00AD3197" w:rsidDel="005F7DD0">
          <w:rPr>
            <w:noProof/>
            <w:webHidden/>
          </w:rPr>
          <w:tab/>
        </w:r>
        <w:r w:rsidR="00B509A5" w:rsidDel="005F7DD0">
          <w:rPr>
            <w:noProof/>
            <w:webHidden/>
          </w:rPr>
          <w:delText>14</w:delText>
        </w:r>
      </w:del>
    </w:p>
    <w:p w14:paraId="4F0DC28F" w14:textId="314BB34B" w:rsidR="003951AE" w:rsidRPr="00AD3197" w:rsidDel="005F7DD0" w:rsidRDefault="003951AE">
      <w:pPr>
        <w:pStyle w:val="ndicedeilustraes"/>
        <w:tabs>
          <w:tab w:val="right" w:leader="dot" w:pos="9061"/>
        </w:tabs>
        <w:rPr>
          <w:del w:id="281" w:author="Administrador" w:date="2019-11-11T17:56:00Z"/>
          <w:rFonts w:asciiTheme="minorHAnsi" w:eastAsiaTheme="minorEastAsia" w:hAnsiTheme="minorHAnsi" w:cstheme="minorBidi"/>
          <w:noProof/>
          <w:color w:val="auto"/>
          <w:kern w:val="0"/>
          <w:sz w:val="22"/>
          <w:szCs w:val="22"/>
          <w:lang w:val="en-US" w:eastAsia="en-US"/>
        </w:rPr>
      </w:pPr>
      <w:del w:id="282" w:author="Administrador" w:date="2019-11-11T17:56:00Z">
        <w:r w:rsidRPr="005F7DD0" w:rsidDel="005F7DD0">
          <w:rPr>
            <w:rStyle w:val="Hyperlink"/>
            <w:b/>
            <w:bCs/>
            <w:noProof/>
          </w:rPr>
          <w:delText>Figura 4– Arte do mapa.</w:delText>
        </w:r>
        <w:r w:rsidRPr="00AD3197" w:rsidDel="005F7DD0">
          <w:rPr>
            <w:noProof/>
            <w:webHidden/>
          </w:rPr>
          <w:tab/>
        </w:r>
        <w:r w:rsidR="00B509A5" w:rsidDel="005F7DD0">
          <w:rPr>
            <w:noProof/>
            <w:webHidden/>
          </w:rPr>
          <w:delText>15</w:delText>
        </w:r>
      </w:del>
    </w:p>
    <w:p w14:paraId="5DEDD5A5" w14:textId="3302A485" w:rsidR="003951AE" w:rsidRPr="00AD3197" w:rsidDel="005F7DD0" w:rsidRDefault="003951AE">
      <w:pPr>
        <w:pStyle w:val="ndicedeilustraes"/>
        <w:tabs>
          <w:tab w:val="right" w:leader="dot" w:pos="9061"/>
        </w:tabs>
        <w:rPr>
          <w:del w:id="283" w:author="Administrador" w:date="2019-11-11T17:56:00Z"/>
          <w:rFonts w:asciiTheme="minorHAnsi" w:eastAsiaTheme="minorEastAsia" w:hAnsiTheme="minorHAnsi" w:cstheme="minorBidi"/>
          <w:noProof/>
          <w:color w:val="auto"/>
          <w:kern w:val="0"/>
          <w:sz w:val="22"/>
          <w:szCs w:val="22"/>
          <w:lang w:val="en-US" w:eastAsia="en-US"/>
        </w:rPr>
      </w:pPr>
      <w:del w:id="284" w:author="Administrador" w:date="2019-11-11T17:56:00Z">
        <w:r w:rsidRPr="005F7DD0" w:rsidDel="005F7DD0">
          <w:rPr>
            <w:rStyle w:val="Hyperlink"/>
            <w:b/>
            <w:bCs/>
            <w:noProof/>
          </w:rPr>
          <w:delText>Figura 5 – Ambiente do Sapo-Samurai.</w:delText>
        </w:r>
        <w:r w:rsidRPr="00AD3197" w:rsidDel="005F7DD0">
          <w:rPr>
            <w:noProof/>
            <w:webHidden/>
          </w:rPr>
          <w:tab/>
        </w:r>
        <w:r w:rsidR="00B509A5" w:rsidDel="005F7DD0">
          <w:rPr>
            <w:noProof/>
            <w:webHidden/>
          </w:rPr>
          <w:delText>15</w:delText>
        </w:r>
      </w:del>
    </w:p>
    <w:p w14:paraId="0829F1C9" w14:textId="64A4E58A" w:rsidR="003951AE" w:rsidRPr="00AD3197" w:rsidDel="005F7DD0" w:rsidRDefault="003951AE">
      <w:pPr>
        <w:pStyle w:val="ndicedeilustraes"/>
        <w:tabs>
          <w:tab w:val="right" w:leader="dot" w:pos="9061"/>
        </w:tabs>
        <w:rPr>
          <w:del w:id="285" w:author="Administrador" w:date="2019-11-11T17:56:00Z"/>
          <w:rFonts w:asciiTheme="minorHAnsi" w:eastAsiaTheme="minorEastAsia" w:hAnsiTheme="minorHAnsi" w:cstheme="minorBidi"/>
          <w:noProof/>
          <w:color w:val="auto"/>
          <w:kern w:val="0"/>
          <w:sz w:val="22"/>
          <w:szCs w:val="22"/>
          <w:lang w:val="en-US" w:eastAsia="en-US"/>
        </w:rPr>
      </w:pPr>
      <w:del w:id="286" w:author="Administrador" w:date="2019-11-11T17:56:00Z">
        <w:r w:rsidRPr="005F7DD0" w:rsidDel="005F7DD0">
          <w:rPr>
            <w:rStyle w:val="Hyperlink"/>
            <w:b/>
            <w:bCs/>
            <w:noProof/>
          </w:rPr>
          <w:delText>Figura 6 – Ambiente do Pavão-Serpente.</w:delText>
        </w:r>
        <w:r w:rsidRPr="00AD3197" w:rsidDel="005F7DD0">
          <w:rPr>
            <w:noProof/>
            <w:webHidden/>
          </w:rPr>
          <w:tab/>
        </w:r>
        <w:r w:rsidR="00B509A5" w:rsidDel="005F7DD0">
          <w:rPr>
            <w:noProof/>
            <w:webHidden/>
          </w:rPr>
          <w:delText>16</w:delText>
        </w:r>
      </w:del>
    </w:p>
    <w:p w14:paraId="4C2D7380" w14:textId="3892B6D8" w:rsidR="003951AE" w:rsidRPr="00AD3197" w:rsidDel="005F7DD0" w:rsidRDefault="003951AE">
      <w:pPr>
        <w:pStyle w:val="ndicedeilustraes"/>
        <w:tabs>
          <w:tab w:val="right" w:leader="dot" w:pos="9061"/>
        </w:tabs>
        <w:rPr>
          <w:del w:id="287" w:author="Administrador" w:date="2019-11-11T17:56:00Z"/>
          <w:rFonts w:asciiTheme="minorHAnsi" w:eastAsiaTheme="minorEastAsia" w:hAnsiTheme="minorHAnsi" w:cstheme="minorBidi"/>
          <w:noProof/>
          <w:color w:val="auto"/>
          <w:kern w:val="0"/>
          <w:sz w:val="22"/>
          <w:szCs w:val="22"/>
          <w:lang w:val="en-US" w:eastAsia="en-US"/>
        </w:rPr>
      </w:pPr>
      <w:del w:id="288" w:author="Administrador" w:date="2019-11-11T17:56:00Z">
        <w:r w:rsidRPr="005F7DD0" w:rsidDel="005F7DD0">
          <w:rPr>
            <w:rStyle w:val="Hyperlink"/>
            <w:b/>
            <w:bCs/>
            <w:noProof/>
          </w:rPr>
          <w:delText>Figura 7 – Tela de espera inicial.</w:delText>
        </w:r>
        <w:r w:rsidRPr="00AD3197" w:rsidDel="005F7DD0">
          <w:rPr>
            <w:noProof/>
            <w:webHidden/>
          </w:rPr>
          <w:tab/>
        </w:r>
        <w:r w:rsidR="00B509A5" w:rsidDel="005F7DD0">
          <w:rPr>
            <w:noProof/>
            <w:webHidden/>
          </w:rPr>
          <w:delText>17</w:delText>
        </w:r>
      </w:del>
    </w:p>
    <w:p w14:paraId="06B4DA48" w14:textId="172149D8" w:rsidR="003951AE" w:rsidRPr="00AD3197" w:rsidDel="005F7DD0" w:rsidRDefault="003951AE">
      <w:pPr>
        <w:pStyle w:val="ndicedeilustraes"/>
        <w:tabs>
          <w:tab w:val="right" w:leader="dot" w:pos="9061"/>
        </w:tabs>
        <w:rPr>
          <w:del w:id="289" w:author="Administrador" w:date="2019-11-11T17:56:00Z"/>
          <w:rFonts w:asciiTheme="minorHAnsi" w:eastAsiaTheme="minorEastAsia" w:hAnsiTheme="minorHAnsi" w:cstheme="minorBidi"/>
          <w:noProof/>
          <w:color w:val="auto"/>
          <w:kern w:val="0"/>
          <w:sz w:val="22"/>
          <w:szCs w:val="22"/>
          <w:lang w:val="en-US" w:eastAsia="en-US"/>
        </w:rPr>
      </w:pPr>
      <w:del w:id="290" w:author="Administrador" w:date="2019-11-11T17:56:00Z">
        <w:r w:rsidRPr="005F7DD0" w:rsidDel="005F7DD0">
          <w:rPr>
            <w:rStyle w:val="Hyperlink"/>
            <w:b/>
            <w:bCs/>
            <w:noProof/>
          </w:rPr>
          <w:delText>Figura 8 – Conceito da tela de menu do jogo.</w:delText>
        </w:r>
        <w:r w:rsidRPr="00AD3197" w:rsidDel="005F7DD0">
          <w:rPr>
            <w:noProof/>
            <w:webHidden/>
          </w:rPr>
          <w:tab/>
        </w:r>
        <w:r w:rsidR="00B509A5" w:rsidDel="005F7DD0">
          <w:rPr>
            <w:noProof/>
            <w:webHidden/>
          </w:rPr>
          <w:delText>17</w:delText>
        </w:r>
      </w:del>
    </w:p>
    <w:p w14:paraId="6326BB65" w14:textId="4389F921" w:rsidR="003951AE" w:rsidRPr="00ED1D88" w:rsidDel="005F7DD0" w:rsidRDefault="003951AE">
      <w:pPr>
        <w:pStyle w:val="ndicedeilustraes"/>
        <w:tabs>
          <w:tab w:val="right" w:leader="dot" w:pos="9061"/>
        </w:tabs>
        <w:rPr>
          <w:del w:id="291" w:author="Administrador" w:date="2019-11-11T17:56:00Z"/>
          <w:rFonts w:asciiTheme="minorHAnsi" w:eastAsiaTheme="minorEastAsia" w:hAnsiTheme="minorHAnsi" w:cstheme="minorBidi"/>
          <w:b/>
          <w:noProof/>
          <w:color w:val="auto"/>
          <w:kern w:val="0"/>
          <w:sz w:val="22"/>
          <w:szCs w:val="22"/>
          <w:lang w:val="en-US" w:eastAsia="en-US"/>
        </w:rPr>
      </w:pPr>
      <w:del w:id="292" w:author="Administrador" w:date="2019-11-11T17:56:00Z">
        <w:r w:rsidRPr="005F7DD0" w:rsidDel="005F7DD0">
          <w:rPr>
            <w:rStyle w:val="Hyperlink"/>
            <w:b/>
            <w:noProof/>
          </w:rPr>
          <w:delText>Figura 9 – Conceito da tela de comandos</w:delText>
        </w:r>
        <w:r w:rsidRPr="005F7DD0" w:rsidDel="005F7DD0">
          <w:rPr>
            <w:rStyle w:val="Hyperlink"/>
            <w:noProof/>
          </w:rPr>
          <w:delText>.</w:delText>
        </w:r>
        <w:r w:rsidRPr="00AD3197" w:rsidDel="005F7DD0">
          <w:rPr>
            <w:noProof/>
            <w:webHidden/>
          </w:rPr>
          <w:tab/>
        </w:r>
        <w:r w:rsidR="00B509A5" w:rsidDel="005F7DD0">
          <w:rPr>
            <w:noProof/>
            <w:webHidden/>
          </w:rPr>
          <w:delText>18</w:delText>
        </w:r>
      </w:del>
    </w:p>
    <w:p w14:paraId="5FEFF738" w14:textId="48236CC4" w:rsidR="003951AE" w:rsidRPr="00AD3197" w:rsidDel="005F7DD0" w:rsidRDefault="003951AE">
      <w:pPr>
        <w:pStyle w:val="ndicedeilustraes"/>
        <w:tabs>
          <w:tab w:val="right" w:leader="dot" w:pos="9061"/>
        </w:tabs>
        <w:rPr>
          <w:del w:id="293" w:author="Administrador" w:date="2019-11-11T17:56:00Z"/>
          <w:rFonts w:asciiTheme="minorHAnsi" w:eastAsiaTheme="minorEastAsia" w:hAnsiTheme="minorHAnsi" w:cstheme="minorBidi"/>
          <w:noProof/>
          <w:color w:val="auto"/>
          <w:kern w:val="0"/>
          <w:sz w:val="22"/>
          <w:szCs w:val="22"/>
          <w:lang w:val="en-US" w:eastAsia="en-US"/>
        </w:rPr>
      </w:pPr>
      <w:del w:id="294" w:author="Administrador" w:date="2019-11-11T17:56:00Z">
        <w:r w:rsidRPr="005F7DD0" w:rsidDel="005F7DD0">
          <w:rPr>
            <w:rStyle w:val="Hyperlink"/>
            <w:b/>
            <w:bCs/>
            <w:noProof/>
          </w:rPr>
          <w:delText>Figura 10 – Conceito da tela de escolha de personagem.</w:delText>
        </w:r>
        <w:r w:rsidRPr="00AD3197" w:rsidDel="005F7DD0">
          <w:rPr>
            <w:noProof/>
            <w:webHidden/>
          </w:rPr>
          <w:tab/>
        </w:r>
        <w:r w:rsidR="00B509A5" w:rsidDel="005F7DD0">
          <w:rPr>
            <w:noProof/>
            <w:webHidden/>
          </w:rPr>
          <w:delText>18</w:delText>
        </w:r>
      </w:del>
    </w:p>
    <w:p w14:paraId="13EBFDE8" w14:textId="62DFB12E" w:rsidR="003951AE" w:rsidRPr="00AD3197" w:rsidDel="005F7DD0" w:rsidRDefault="003951AE">
      <w:pPr>
        <w:pStyle w:val="ndicedeilustraes"/>
        <w:tabs>
          <w:tab w:val="right" w:leader="dot" w:pos="9061"/>
        </w:tabs>
        <w:rPr>
          <w:del w:id="295" w:author="Administrador" w:date="2019-11-11T17:56:00Z"/>
          <w:rFonts w:asciiTheme="minorHAnsi" w:eastAsiaTheme="minorEastAsia" w:hAnsiTheme="minorHAnsi" w:cstheme="minorBidi"/>
          <w:noProof/>
          <w:color w:val="auto"/>
          <w:kern w:val="0"/>
          <w:sz w:val="22"/>
          <w:szCs w:val="22"/>
          <w:lang w:val="en-US" w:eastAsia="en-US"/>
        </w:rPr>
      </w:pPr>
      <w:del w:id="296" w:author="Administrador" w:date="2019-11-11T17:56:00Z">
        <w:r w:rsidRPr="005F7DD0" w:rsidDel="005F7DD0">
          <w:rPr>
            <w:rStyle w:val="Hyperlink"/>
            <w:b/>
            <w:bCs/>
            <w:noProof/>
          </w:rPr>
          <w:delText>Figura 11 – Conceito da tela de Loading.</w:delText>
        </w:r>
        <w:r w:rsidRPr="00AD3197" w:rsidDel="005F7DD0">
          <w:rPr>
            <w:noProof/>
            <w:webHidden/>
          </w:rPr>
          <w:tab/>
        </w:r>
        <w:r w:rsidR="00B509A5" w:rsidDel="005F7DD0">
          <w:rPr>
            <w:noProof/>
            <w:webHidden/>
          </w:rPr>
          <w:delText>19</w:delText>
        </w:r>
      </w:del>
    </w:p>
    <w:p w14:paraId="5F786999" w14:textId="184BF56F" w:rsidR="003951AE" w:rsidRPr="00AD3197" w:rsidDel="005F7DD0" w:rsidRDefault="003951AE">
      <w:pPr>
        <w:pStyle w:val="ndicedeilustraes"/>
        <w:tabs>
          <w:tab w:val="right" w:leader="dot" w:pos="9061"/>
        </w:tabs>
        <w:rPr>
          <w:del w:id="297" w:author="Administrador" w:date="2019-11-11T17:56:00Z"/>
          <w:rFonts w:asciiTheme="minorHAnsi" w:eastAsiaTheme="minorEastAsia" w:hAnsiTheme="minorHAnsi" w:cstheme="minorBidi"/>
          <w:noProof/>
          <w:color w:val="auto"/>
          <w:kern w:val="0"/>
          <w:sz w:val="22"/>
          <w:szCs w:val="22"/>
          <w:lang w:val="en-US" w:eastAsia="en-US"/>
        </w:rPr>
      </w:pPr>
      <w:del w:id="298" w:author="Administrador" w:date="2019-11-11T17:56:00Z">
        <w:r w:rsidRPr="005F7DD0" w:rsidDel="005F7DD0">
          <w:rPr>
            <w:rStyle w:val="Hyperlink"/>
            <w:b/>
            <w:bCs/>
            <w:noProof/>
          </w:rPr>
          <w:delText>Figura 12 – Conceito da tela de pausa do jogo e o HUD.</w:delText>
        </w:r>
        <w:r w:rsidRPr="00AD3197" w:rsidDel="005F7DD0">
          <w:rPr>
            <w:noProof/>
            <w:webHidden/>
          </w:rPr>
          <w:tab/>
        </w:r>
        <w:r w:rsidR="00B509A5" w:rsidDel="005F7DD0">
          <w:rPr>
            <w:noProof/>
            <w:webHidden/>
          </w:rPr>
          <w:delText>20</w:delText>
        </w:r>
      </w:del>
    </w:p>
    <w:p w14:paraId="2977F4E4" w14:textId="0E7BA933" w:rsidR="003951AE" w:rsidRPr="00AD3197" w:rsidDel="005F7DD0" w:rsidRDefault="003951AE">
      <w:pPr>
        <w:pStyle w:val="ndicedeilustraes"/>
        <w:tabs>
          <w:tab w:val="right" w:leader="dot" w:pos="9061"/>
        </w:tabs>
        <w:rPr>
          <w:del w:id="299" w:author="Administrador" w:date="2019-11-11T17:56:00Z"/>
          <w:rFonts w:asciiTheme="minorHAnsi" w:eastAsiaTheme="minorEastAsia" w:hAnsiTheme="minorHAnsi" w:cstheme="minorBidi"/>
          <w:noProof/>
          <w:color w:val="auto"/>
          <w:kern w:val="0"/>
          <w:sz w:val="22"/>
          <w:szCs w:val="22"/>
          <w:lang w:val="en-US" w:eastAsia="en-US"/>
        </w:rPr>
      </w:pPr>
      <w:del w:id="300" w:author="Administrador" w:date="2019-11-11T17:56:00Z">
        <w:r w:rsidRPr="005F7DD0" w:rsidDel="005F7DD0">
          <w:rPr>
            <w:rStyle w:val="Hyperlink"/>
            <w:b/>
            <w:bCs/>
            <w:noProof/>
          </w:rPr>
          <w:delText>Figura 13 – Conceito da tela de Vencedor do jogo.</w:delText>
        </w:r>
        <w:r w:rsidRPr="00AD3197" w:rsidDel="005F7DD0">
          <w:rPr>
            <w:noProof/>
            <w:webHidden/>
          </w:rPr>
          <w:tab/>
        </w:r>
        <w:r w:rsidR="00B509A5" w:rsidDel="005F7DD0">
          <w:rPr>
            <w:noProof/>
            <w:webHidden/>
          </w:rPr>
          <w:delText>20</w:delText>
        </w:r>
      </w:del>
    </w:p>
    <w:p w14:paraId="79FA8E4A" w14:textId="32873AC8" w:rsidR="003951AE" w:rsidRPr="00AD3197" w:rsidDel="005F7DD0" w:rsidRDefault="003951AE">
      <w:pPr>
        <w:pStyle w:val="ndicedeilustraes"/>
        <w:tabs>
          <w:tab w:val="right" w:leader="dot" w:pos="9061"/>
        </w:tabs>
        <w:rPr>
          <w:del w:id="301" w:author="Administrador" w:date="2019-11-11T17:56:00Z"/>
          <w:rFonts w:asciiTheme="minorHAnsi" w:eastAsiaTheme="minorEastAsia" w:hAnsiTheme="minorHAnsi" w:cstheme="minorBidi"/>
          <w:noProof/>
          <w:color w:val="auto"/>
          <w:kern w:val="0"/>
          <w:sz w:val="22"/>
          <w:szCs w:val="22"/>
          <w:lang w:val="en-US" w:eastAsia="en-US"/>
        </w:rPr>
      </w:pPr>
      <w:del w:id="302" w:author="Administrador" w:date="2019-11-11T17:56:00Z">
        <w:r w:rsidRPr="005F7DD0" w:rsidDel="005F7DD0">
          <w:rPr>
            <w:rStyle w:val="Hyperlink"/>
            <w:b/>
            <w:bCs/>
            <w:noProof/>
          </w:rPr>
          <w:delText>Figura 14 – Conceito da tela de ranking do jogo.</w:delText>
        </w:r>
        <w:r w:rsidRPr="00AD3197" w:rsidDel="005F7DD0">
          <w:rPr>
            <w:noProof/>
            <w:webHidden/>
          </w:rPr>
          <w:tab/>
        </w:r>
        <w:r w:rsidR="00B509A5" w:rsidDel="005F7DD0">
          <w:rPr>
            <w:noProof/>
            <w:webHidden/>
          </w:rPr>
          <w:delText>21</w:delText>
        </w:r>
      </w:del>
    </w:p>
    <w:p w14:paraId="1C31A751" w14:textId="39EC751D" w:rsidR="003951AE" w:rsidRPr="00AD3197" w:rsidDel="005F7DD0" w:rsidRDefault="003951AE">
      <w:pPr>
        <w:pStyle w:val="ndicedeilustraes"/>
        <w:tabs>
          <w:tab w:val="right" w:leader="dot" w:pos="9061"/>
        </w:tabs>
        <w:rPr>
          <w:del w:id="303" w:author="Administrador" w:date="2019-11-11T17:56:00Z"/>
          <w:rFonts w:asciiTheme="minorHAnsi" w:eastAsiaTheme="minorEastAsia" w:hAnsiTheme="minorHAnsi" w:cstheme="minorBidi"/>
          <w:noProof/>
          <w:color w:val="auto"/>
          <w:kern w:val="0"/>
          <w:sz w:val="22"/>
          <w:szCs w:val="22"/>
          <w:lang w:val="en-US" w:eastAsia="en-US"/>
        </w:rPr>
      </w:pPr>
      <w:del w:id="304" w:author="Administrador" w:date="2019-11-11T17:56:00Z">
        <w:r w:rsidRPr="005F7DD0" w:rsidDel="005F7DD0">
          <w:rPr>
            <w:rStyle w:val="Hyperlink"/>
            <w:b/>
            <w:bCs/>
            <w:noProof/>
          </w:rPr>
          <w:delText>Figura 15 – Conceito da tela de créditos do jogo.</w:delText>
        </w:r>
        <w:r w:rsidRPr="00AD3197" w:rsidDel="005F7DD0">
          <w:rPr>
            <w:noProof/>
            <w:webHidden/>
          </w:rPr>
          <w:tab/>
        </w:r>
        <w:r w:rsidR="00B509A5" w:rsidDel="005F7DD0">
          <w:rPr>
            <w:noProof/>
            <w:webHidden/>
          </w:rPr>
          <w:delText>21</w:delText>
        </w:r>
      </w:del>
    </w:p>
    <w:p w14:paraId="37ECA0C6" w14:textId="0C59ECF8" w:rsidR="003951AE" w:rsidRPr="00AD3197" w:rsidDel="005F7DD0" w:rsidRDefault="003951AE">
      <w:pPr>
        <w:pStyle w:val="ndicedeilustraes"/>
        <w:tabs>
          <w:tab w:val="right" w:leader="dot" w:pos="9061"/>
        </w:tabs>
        <w:rPr>
          <w:del w:id="305" w:author="Administrador" w:date="2019-11-11T17:56:00Z"/>
          <w:rFonts w:asciiTheme="minorHAnsi" w:eastAsiaTheme="minorEastAsia" w:hAnsiTheme="minorHAnsi" w:cstheme="minorBidi"/>
          <w:noProof/>
          <w:color w:val="auto"/>
          <w:kern w:val="0"/>
          <w:sz w:val="22"/>
          <w:szCs w:val="22"/>
          <w:lang w:val="en-US" w:eastAsia="en-US"/>
        </w:rPr>
      </w:pPr>
      <w:del w:id="306" w:author="Administrador" w:date="2019-11-11T17:56:00Z">
        <w:r w:rsidRPr="005F7DD0" w:rsidDel="005F7DD0">
          <w:rPr>
            <w:rStyle w:val="Hyperlink"/>
            <w:b/>
            <w:bCs/>
            <w:noProof/>
          </w:rPr>
          <w:delText>Figura 16 – Joystick para identificação dos botões utilizados no jogo.</w:delText>
        </w:r>
        <w:r w:rsidRPr="00AD3197" w:rsidDel="005F7DD0">
          <w:rPr>
            <w:noProof/>
            <w:webHidden/>
          </w:rPr>
          <w:tab/>
        </w:r>
        <w:r w:rsidR="00B509A5" w:rsidDel="005F7DD0">
          <w:rPr>
            <w:noProof/>
            <w:webHidden/>
          </w:rPr>
          <w:delText>22</w:delText>
        </w:r>
      </w:del>
    </w:p>
    <w:p w14:paraId="0BE09750" w14:textId="46E0DA8C" w:rsidR="003951AE" w:rsidRPr="00AD3197" w:rsidDel="005F7DD0" w:rsidRDefault="003951AE">
      <w:pPr>
        <w:pStyle w:val="ndicedeilustraes"/>
        <w:tabs>
          <w:tab w:val="right" w:leader="dot" w:pos="9061"/>
        </w:tabs>
        <w:rPr>
          <w:del w:id="307" w:author="Administrador" w:date="2019-11-11T17:56:00Z"/>
          <w:rFonts w:asciiTheme="minorHAnsi" w:eastAsiaTheme="minorEastAsia" w:hAnsiTheme="minorHAnsi" w:cstheme="minorBidi"/>
          <w:noProof/>
          <w:color w:val="auto"/>
          <w:kern w:val="0"/>
          <w:sz w:val="22"/>
          <w:szCs w:val="22"/>
          <w:lang w:val="en-US" w:eastAsia="en-US"/>
        </w:rPr>
      </w:pPr>
      <w:del w:id="308" w:author="Administrador" w:date="2019-11-11T17:56:00Z">
        <w:r w:rsidRPr="005F7DD0" w:rsidDel="005F7DD0">
          <w:rPr>
            <w:rStyle w:val="Hyperlink"/>
            <w:b/>
            <w:bCs/>
            <w:noProof/>
          </w:rPr>
          <w:delText>Figura 17 – Formiga de fogo.</w:delText>
        </w:r>
        <w:r w:rsidRPr="00AD3197" w:rsidDel="005F7DD0">
          <w:rPr>
            <w:noProof/>
            <w:webHidden/>
          </w:rPr>
          <w:tab/>
        </w:r>
        <w:r w:rsidR="00B509A5" w:rsidDel="005F7DD0">
          <w:rPr>
            <w:noProof/>
            <w:webHidden/>
          </w:rPr>
          <w:delText>23</w:delText>
        </w:r>
      </w:del>
    </w:p>
    <w:p w14:paraId="42198133" w14:textId="4ED2DB00" w:rsidR="003951AE" w:rsidRPr="00AD3197" w:rsidDel="005F7DD0" w:rsidRDefault="003951AE">
      <w:pPr>
        <w:pStyle w:val="ndicedeilustraes"/>
        <w:tabs>
          <w:tab w:val="right" w:leader="dot" w:pos="9061"/>
        </w:tabs>
        <w:rPr>
          <w:del w:id="309" w:author="Administrador" w:date="2019-11-11T17:56:00Z"/>
          <w:rFonts w:asciiTheme="minorHAnsi" w:eastAsiaTheme="minorEastAsia" w:hAnsiTheme="minorHAnsi" w:cstheme="minorBidi"/>
          <w:noProof/>
          <w:color w:val="auto"/>
          <w:kern w:val="0"/>
          <w:sz w:val="22"/>
          <w:szCs w:val="22"/>
          <w:lang w:val="en-US" w:eastAsia="en-US"/>
        </w:rPr>
      </w:pPr>
      <w:del w:id="310" w:author="Administrador" w:date="2019-11-11T17:56:00Z">
        <w:r w:rsidRPr="005F7DD0" w:rsidDel="005F7DD0">
          <w:rPr>
            <w:rStyle w:val="Hyperlink"/>
            <w:b/>
            <w:bCs/>
            <w:noProof/>
          </w:rPr>
          <w:delText>Figura 18 – Ataque especial da formiga de fogo.</w:delText>
        </w:r>
        <w:r w:rsidRPr="00AD3197" w:rsidDel="005F7DD0">
          <w:rPr>
            <w:noProof/>
            <w:webHidden/>
          </w:rPr>
          <w:tab/>
        </w:r>
        <w:r w:rsidR="00B509A5" w:rsidDel="005F7DD0">
          <w:rPr>
            <w:noProof/>
            <w:webHidden/>
          </w:rPr>
          <w:delText>24</w:delText>
        </w:r>
      </w:del>
    </w:p>
    <w:p w14:paraId="677E50A6" w14:textId="41FCC27B" w:rsidR="003951AE" w:rsidRPr="00AD3197" w:rsidDel="005F7DD0" w:rsidRDefault="003951AE">
      <w:pPr>
        <w:pStyle w:val="ndicedeilustraes"/>
        <w:tabs>
          <w:tab w:val="right" w:leader="dot" w:pos="9061"/>
        </w:tabs>
        <w:rPr>
          <w:del w:id="311" w:author="Administrador" w:date="2019-11-11T17:56:00Z"/>
          <w:rFonts w:asciiTheme="minorHAnsi" w:eastAsiaTheme="minorEastAsia" w:hAnsiTheme="minorHAnsi" w:cstheme="minorBidi"/>
          <w:noProof/>
          <w:color w:val="auto"/>
          <w:kern w:val="0"/>
          <w:sz w:val="22"/>
          <w:szCs w:val="22"/>
          <w:lang w:val="en-US" w:eastAsia="en-US"/>
        </w:rPr>
      </w:pPr>
      <w:del w:id="312" w:author="Administrador" w:date="2019-11-11T17:56:00Z">
        <w:r w:rsidRPr="005F7DD0" w:rsidDel="005F7DD0">
          <w:rPr>
            <w:rStyle w:val="Hyperlink"/>
            <w:b/>
            <w:bCs/>
            <w:noProof/>
          </w:rPr>
          <w:delText>Figura 19 – Formiga cabeça de porta.</w:delText>
        </w:r>
        <w:r w:rsidRPr="00AD3197" w:rsidDel="005F7DD0">
          <w:rPr>
            <w:noProof/>
            <w:webHidden/>
          </w:rPr>
          <w:tab/>
        </w:r>
        <w:r w:rsidR="00B509A5" w:rsidDel="005F7DD0">
          <w:rPr>
            <w:noProof/>
            <w:webHidden/>
          </w:rPr>
          <w:delText>24</w:delText>
        </w:r>
      </w:del>
    </w:p>
    <w:p w14:paraId="73E8E950" w14:textId="7FD15062" w:rsidR="003951AE" w:rsidRPr="00AD3197" w:rsidDel="005F7DD0" w:rsidRDefault="003951AE">
      <w:pPr>
        <w:pStyle w:val="ndicedeilustraes"/>
        <w:tabs>
          <w:tab w:val="right" w:leader="dot" w:pos="9061"/>
        </w:tabs>
        <w:rPr>
          <w:del w:id="313" w:author="Administrador" w:date="2019-11-11T17:56:00Z"/>
          <w:rFonts w:asciiTheme="minorHAnsi" w:eastAsiaTheme="minorEastAsia" w:hAnsiTheme="minorHAnsi" w:cstheme="minorBidi"/>
          <w:noProof/>
          <w:color w:val="auto"/>
          <w:kern w:val="0"/>
          <w:sz w:val="22"/>
          <w:szCs w:val="22"/>
          <w:lang w:val="en-US" w:eastAsia="en-US"/>
        </w:rPr>
      </w:pPr>
      <w:del w:id="314" w:author="Administrador" w:date="2019-11-11T17:56:00Z">
        <w:r w:rsidRPr="005F7DD0" w:rsidDel="005F7DD0">
          <w:rPr>
            <w:rStyle w:val="Hyperlink"/>
            <w:b/>
            <w:bCs/>
            <w:noProof/>
          </w:rPr>
          <w:delText>Figura 20 – Ataque especial da formiga cabeça de porta.</w:delText>
        </w:r>
        <w:r w:rsidRPr="00AD3197" w:rsidDel="005F7DD0">
          <w:rPr>
            <w:noProof/>
            <w:webHidden/>
          </w:rPr>
          <w:tab/>
        </w:r>
        <w:r w:rsidR="00B509A5" w:rsidDel="005F7DD0">
          <w:rPr>
            <w:noProof/>
            <w:webHidden/>
          </w:rPr>
          <w:delText>25</w:delText>
        </w:r>
      </w:del>
    </w:p>
    <w:p w14:paraId="494B8950" w14:textId="6815D9B8" w:rsidR="003951AE" w:rsidRPr="00AD3197" w:rsidDel="005F7DD0" w:rsidRDefault="003951AE">
      <w:pPr>
        <w:pStyle w:val="ndicedeilustraes"/>
        <w:tabs>
          <w:tab w:val="right" w:leader="dot" w:pos="9061"/>
        </w:tabs>
        <w:rPr>
          <w:del w:id="315" w:author="Administrador" w:date="2019-11-11T17:56:00Z"/>
          <w:rFonts w:asciiTheme="minorHAnsi" w:eastAsiaTheme="minorEastAsia" w:hAnsiTheme="minorHAnsi" w:cstheme="minorBidi"/>
          <w:noProof/>
          <w:color w:val="auto"/>
          <w:kern w:val="0"/>
          <w:sz w:val="22"/>
          <w:szCs w:val="22"/>
          <w:lang w:val="en-US" w:eastAsia="en-US"/>
        </w:rPr>
      </w:pPr>
      <w:del w:id="316" w:author="Administrador" w:date="2019-11-11T17:56:00Z">
        <w:r w:rsidRPr="005F7DD0" w:rsidDel="005F7DD0">
          <w:rPr>
            <w:rStyle w:val="Hyperlink"/>
            <w:b/>
            <w:bCs/>
            <w:noProof/>
          </w:rPr>
          <w:delText>Figura 21 – vida cheia e vida vazia, respectivamente.</w:delText>
        </w:r>
        <w:r w:rsidRPr="00AD3197" w:rsidDel="005F7DD0">
          <w:rPr>
            <w:noProof/>
            <w:webHidden/>
          </w:rPr>
          <w:tab/>
        </w:r>
        <w:r w:rsidR="00B509A5" w:rsidDel="005F7DD0">
          <w:rPr>
            <w:noProof/>
            <w:webHidden/>
          </w:rPr>
          <w:delText>25</w:delText>
        </w:r>
      </w:del>
    </w:p>
    <w:p w14:paraId="71DFA796" w14:textId="546F98CA" w:rsidR="003951AE" w:rsidRPr="00AD3197" w:rsidDel="005F7DD0" w:rsidRDefault="003951AE">
      <w:pPr>
        <w:pStyle w:val="ndicedeilustraes"/>
        <w:tabs>
          <w:tab w:val="right" w:leader="dot" w:pos="9061"/>
        </w:tabs>
        <w:rPr>
          <w:del w:id="317" w:author="Administrador" w:date="2019-11-11T17:56:00Z"/>
          <w:rFonts w:asciiTheme="minorHAnsi" w:eastAsiaTheme="minorEastAsia" w:hAnsiTheme="minorHAnsi" w:cstheme="minorBidi"/>
          <w:noProof/>
          <w:color w:val="auto"/>
          <w:kern w:val="0"/>
          <w:sz w:val="22"/>
          <w:szCs w:val="22"/>
          <w:lang w:val="en-US" w:eastAsia="en-US"/>
        </w:rPr>
      </w:pPr>
      <w:del w:id="318" w:author="Administrador" w:date="2019-11-11T17:56:00Z">
        <w:r w:rsidRPr="005F7DD0" w:rsidDel="005F7DD0">
          <w:rPr>
            <w:rStyle w:val="Hyperlink"/>
            <w:b/>
            <w:bCs/>
            <w:noProof/>
          </w:rPr>
          <w:delText>Figura 22 – Mira.</w:delText>
        </w:r>
        <w:r w:rsidRPr="00AD3197" w:rsidDel="005F7DD0">
          <w:rPr>
            <w:noProof/>
            <w:webHidden/>
          </w:rPr>
          <w:tab/>
        </w:r>
        <w:r w:rsidR="00B509A5" w:rsidDel="005F7DD0">
          <w:rPr>
            <w:noProof/>
            <w:webHidden/>
          </w:rPr>
          <w:delText>26</w:delText>
        </w:r>
      </w:del>
    </w:p>
    <w:p w14:paraId="2C2D2A6B" w14:textId="0C74F9FE" w:rsidR="003951AE" w:rsidRPr="00AD3197" w:rsidDel="005F7DD0" w:rsidRDefault="003951AE">
      <w:pPr>
        <w:pStyle w:val="ndicedeilustraes"/>
        <w:tabs>
          <w:tab w:val="right" w:leader="dot" w:pos="9061"/>
        </w:tabs>
        <w:rPr>
          <w:del w:id="319" w:author="Administrador" w:date="2019-11-11T17:56:00Z"/>
          <w:rFonts w:asciiTheme="minorHAnsi" w:eastAsiaTheme="minorEastAsia" w:hAnsiTheme="minorHAnsi" w:cstheme="minorBidi"/>
          <w:noProof/>
          <w:color w:val="auto"/>
          <w:kern w:val="0"/>
          <w:sz w:val="22"/>
          <w:szCs w:val="22"/>
          <w:lang w:val="en-US" w:eastAsia="en-US"/>
        </w:rPr>
      </w:pPr>
      <w:del w:id="320" w:author="Administrador" w:date="2019-11-11T17:56:00Z">
        <w:r w:rsidRPr="005F7DD0" w:rsidDel="005F7DD0">
          <w:rPr>
            <w:rStyle w:val="Hyperlink"/>
            <w:b/>
            <w:bCs/>
            <w:noProof/>
          </w:rPr>
          <w:delText>Figura 23 – Indicador do Power up.</w:delText>
        </w:r>
        <w:r w:rsidRPr="00AD3197" w:rsidDel="005F7DD0">
          <w:rPr>
            <w:noProof/>
            <w:webHidden/>
          </w:rPr>
          <w:tab/>
        </w:r>
        <w:r w:rsidR="00B509A5" w:rsidDel="005F7DD0">
          <w:rPr>
            <w:noProof/>
            <w:webHidden/>
          </w:rPr>
          <w:delText>27</w:delText>
        </w:r>
      </w:del>
    </w:p>
    <w:p w14:paraId="5BC10756" w14:textId="38D62FD8" w:rsidR="003951AE" w:rsidRPr="00AD3197" w:rsidDel="005F7DD0" w:rsidRDefault="003951AE">
      <w:pPr>
        <w:pStyle w:val="ndicedeilustraes"/>
        <w:tabs>
          <w:tab w:val="right" w:leader="dot" w:pos="9061"/>
        </w:tabs>
        <w:rPr>
          <w:del w:id="321" w:author="Administrador" w:date="2019-11-11T17:56:00Z"/>
          <w:rFonts w:asciiTheme="minorHAnsi" w:eastAsiaTheme="minorEastAsia" w:hAnsiTheme="minorHAnsi" w:cstheme="minorBidi"/>
          <w:noProof/>
          <w:color w:val="auto"/>
          <w:kern w:val="0"/>
          <w:sz w:val="22"/>
          <w:szCs w:val="22"/>
          <w:lang w:val="en-US" w:eastAsia="en-US"/>
        </w:rPr>
      </w:pPr>
      <w:del w:id="322" w:author="Administrador" w:date="2019-11-11T17:56:00Z">
        <w:r w:rsidRPr="005F7DD0" w:rsidDel="005F7DD0">
          <w:rPr>
            <w:rStyle w:val="Hyperlink"/>
            <w:b/>
            <w:bCs/>
            <w:noProof/>
          </w:rPr>
          <w:delText>Figura 24 – Chave para a sala do Sapo-Samurai.</w:delText>
        </w:r>
        <w:r w:rsidRPr="00AD3197" w:rsidDel="005F7DD0">
          <w:rPr>
            <w:noProof/>
            <w:webHidden/>
          </w:rPr>
          <w:tab/>
        </w:r>
        <w:r w:rsidR="00B509A5" w:rsidDel="005F7DD0">
          <w:rPr>
            <w:noProof/>
            <w:webHidden/>
          </w:rPr>
          <w:delText>28</w:delText>
        </w:r>
      </w:del>
    </w:p>
    <w:p w14:paraId="17435E7D" w14:textId="623FE190" w:rsidR="003951AE" w:rsidRPr="00AD3197" w:rsidDel="005F7DD0" w:rsidRDefault="003951AE">
      <w:pPr>
        <w:pStyle w:val="ndicedeilustraes"/>
        <w:tabs>
          <w:tab w:val="right" w:leader="dot" w:pos="9061"/>
        </w:tabs>
        <w:rPr>
          <w:del w:id="323" w:author="Administrador" w:date="2019-11-11T17:56:00Z"/>
          <w:rFonts w:asciiTheme="minorHAnsi" w:eastAsiaTheme="minorEastAsia" w:hAnsiTheme="minorHAnsi" w:cstheme="minorBidi"/>
          <w:noProof/>
          <w:color w:val="auto"/>
          <w:kern w:val="0"/>
          <w:sz w:val="22"/>
          <w:szCs w:val="22"/>
          <w:lang w:val="en-US" w:eastAsia="en-US"/>
        </w:rPr>
      </w:pPr>
      <w:del w:id="324" w:author="Administrador" w:date="2019-11-11T17:56:00Z">
        <w:r w:rsidRPr="005F7DD0" w:rsidDel="005F7DD0">
          <w:rPr>
            <w:rStyle w:val="Hyperlink"/>
            <w:b/>
            <w:bCs/>
            <w:noProof/>
          </w:rPr>
          <w:delText>Figura 25 – Chave para a sald do Pavão-Serpente.</w:delText>
        </w:r>
        <w:r w:rsidRPr="00AD3197" w:rsidDel="005F7DD0">
          <w:rPr>
            <w:noProof/>
            <w:webHidden/>
          </w:rPr>
          <w:tab/>
        </w:r>
        <w:r w:rsidR="00B509A5" w:rsidDel="005F7DD0">
          <w:rPr>
            <w:noProof/>
            <w:webHidden/>
          </w:rPr>
          <w:delText>28</w:delText>
        </w:r>
      </w:del>
    </w:p>
    <w:p w14:paraId="0E8C98A3" w14:textId="5E65354E" w:rsidR="003951AE" w:rsidRPr="00AD3197" w:rsidDel="005F7DD0" w:rsidRDefault="003951AE">
      <w:pPr>
        <w:pStyle w:val="ndicedeilustraes"/>
        <w:tabs>
          <w:tab w:val="right" w:leader="dot" w:pos="9061"/>
        </w:tabs>
        <w:rPr>
          <w:del w:id="325" w:author="Administrador" w:date="2019-11-11T17:56:00Z"/>
          <w:rFonts w:asciiTheme="minorHAnsi" w:eastAsiaTheme="minorEastAsia" w:hAnsiTheme="minorHAnsi" w:cstheme="minorBidi"/>
          <w:noProof/>
          <w:color w:val="auto"/>
          <w:kern w:val="0"/>
          <w:sz w:val="22"/>
          <w:szCs w:val="22"/>
          <w:lang w:val="en-US" w:eastAsia="en-US"/>
        </w:rPr>
      </w:pPr>
      <w:del w:id="326" w:author="Administrador" w:date="2019-11-11T17:56:00Z">
        <w:r w:rsidRPr="005F7DD0" w:rsidDel="005F7DD0">
          <w:rPr>
            <w:rStyle w:val="Hyperlink"/>
            <w:b/>
            <w:bCs/>
            <w:noProof/>
          </w:rPr>
          <w:delText>Figura 26 – Lagarta.</w:delText>
        </w:r>
        <w:r w:rsidRPr="00AD3197" w:rsidDel="005F7DD0">
          <w:rPr>
            <w:noProof/>
            <w:webHidden/>
          </w:rPr>
          <w:tab/>
        </w:r>
        <w:r w:rsidR="00B509A5" w:rsidDel="005F7DD0">
          <w:rPr>
            <w:noProof/>
            <w:webHidden/>
          </w:rPr>
          <w:delText>30</w:delText>
        </w:r>
      </w:del>
    </w:p>
    <w:p w14:paraId="42C853AC" w14:textId="7CE2E9A3" w:rsidR="003951AE" w:rsidRPr="00AD3197" w:rsidDel="005F7DD0" w:rsidRDefault="003951AE">
      <w:pPr>
        <w:pStyle w:val="ndicedeilustraes"/>
        <w:tabs>
          <w:tab w:val="right" w:leader="dot" w:pos="9061"/>
        </w:tabs>
        <w:rPr>
          <w:del w:id="327" w:author="Administrador" w:date="2019-11-11T17:56:00Z"/>
          <w:rFonts w:asciiTheme="minorHAnsi" w:eastAsiaTheme="minorEastAsia" w:hAnsiTheme="minorHAnsi" w:cstheme="minorBidi"/>
          <w:noProof/>
          <w:color w:val="auto"/>
          <w:kern w:val="0"/>
          <w:sz w:val="22"/>
          <w:szCs w:val="22"/>
          <w:lang w:val="en-US" w:eastAsia="en-US"/>
        </w:rPr>
      </w:pPr>
      <w:del w:id="328" w:author="Administrador" w:date="2019-11-11T17:56:00Z">
        <w:r w:rsidRPr="005F7DD0" w:rsidDel="005F7DD0">
          <w:rPr>
            <w:rStyle w:val="Hyperlink"/>
            <w:b/>
            <w:bCs/>
            <w:noProof/>
          </w:rPr>
          <w:delText>Figura 27 – Lagarta Voadora.</w:delText>
        </w:r>
        <w:r w:rsidRPr="00AD3197" w:rsidDel="005F7DD0">
          <w:rPr>
            <w:noProof/>
            <w:webHidden/>
          </w:rPr>
          <w:tab/>
        </w:r>
        <w:r w:rsidR="00B509A5" w:rsidDel="005F7DD0">
          <w:rPr>
            <w:noProof/>
            <w:webHidden/>
          </w:rPr>
          <w:delText>30</w:delText>
        </w:r>
      </w:del>
    </w:p>
    <w:p w14:paraId="1A3EB8A4" w14:textId="25477D89" w:rsidR="003951AE" w:rsidRPr="00AD3197" w:rsidDel="005F7DD0" w:rsidRDefault="003951AE">
      <w:pPr>
        <w:pStyle w:val="ndicedeilustraes"/>
        <w:tabs>
          <w:tab w:val="right" w:leader="dot" w:pos="9061"/>
        </w:tabs>
        <w:rPr>
          <w:del w:id="329" w:author="Administrador" w:date="2019-11-11T17:56:00Z"/>
          <w:rFonts w:asciiTheme="minorHAnsi" w:eastAsiaTheme="minorEastAsia" w:hAnsiTheme="minorHAnsi" w:cstheme="minorBidi"/>
          <w:noProof/>
          <w:color w:val="auto"/>
          <w:kern w:val="0"/>
          <w:sz w:val="22"/>
          <w:szCs w:val="22"/>
          <w:lang w:val="en-US" w:eastAsia="en-US"/>
        </w:rPr>
      </w:pPr>
      <w:del w:id="330" w:author="Administrador" w:date="2019-11-11T17:56:00Z">
        <w:r w:rsidRPr="005F7DD0" w:rsidDel="005F7DD0">
          <w:rPr>
            <w:rStyle w:val="Hyperlink"/>
            <w:b/>
            <w:bCs/>
            <w:noProof/>
          </w:rPr>
          <w:delText>Figura 28 – Coruja</w:delText>
        </w:r>
        <w:r w:rsidRPr="00AD3197" w:rsidDel="005F7DD0">
          <w:rPr>
            <w:noProof/>
            <w:webHidden/>
          </w:rPr>
          <w:tab/>
        </w:r>
        <w:r w:rsidR="00B509A5" w:rsidDel="005F7DD0">
          <w:rPr>
            <w:noProof/>
            <w:webHidden/>
          </w:rPr>
          <w:delText>31</w:delText>
        </w:r>
      </w:del>
    </w:p>
    <w:p w14:paraId="733E262B" w14:textId="60BC153D" w:rsidR="003951AE" w:rsidRPr="00AD3197" w:rsidDel="005F7DD0" w:rsidRDefault="003951AE">
      <w:pPr>
        <w:pStyle w:val="ndicedeilustraes"/>
        <w:tabs>
          <w:tab w:val="right" w:leader="dot" w:pos="9061"/>
        </w:tabs>
        <w:rPr>
          <w:del w:id="331" w:author="Administrador" w:date="2019-11-11T17:56:00Z"/>
          <w:rFonts w:asciiTheme="minorHAnsi" w:eastAsiaTheme="minorEastAsia" w:hAnsiTheme="minorHAnsi" w:cstheme="minorBidi"/>
          <w:noProof/>
          <w:color w:val="auto"/>
          <w:kern w:val="0"/>
          <w:sz w:val="22"/>
          <w:szCs w:val="22"/>
          <w:lang w:val="en-US" w:eastAsia="en-US"/>
        </w:rPr>
      </w:pPr>
      <w:del w:id="332" w:author="Administrador" w:date="2019-11-11T17:56:00Z">
        <w:r w:rsidRPr="005F7DD0" w:rsidDel="005F7DD0">
          <w:rPr>
            <w:rStyle w:val="Hyperlink"/>
            <w:b/>
            <w:bCs/>
            <w:noProof/>
          </w:rPr>
          <w:delText>Figura 29 – Sapo-Samurai.</w:delText>
        </w:r>
        <w:r w:rsidRPr="00AD3197" w:rsidDel="005F7DD0">
          <w:rPr>
            <w:noProof/>
            <w:webHidden/>
          </w:rPr>
          <w:tab/>
        </w:r>
        <w:r w:rsidR="00B509A5" w:rsidDel="005F7DD0">
          <w:rPr>
            <w:noProof/>
            <w:webHidden/>
          </w:rPr>
          <w:delText>32</w:delText>
        </w:r>
      </w:del>
    </w:p>
    <w:p w14:paraId="324B4179" w14:textId="38280E3C" w:rsidR="003951AE" w:rsidRPr="00AD3197" w:rsidDel="005F7DD0" w:rsidRDefault="003951AE">
      <w:pPr>
        <w:pStyle w:val="ndicedeilustraes"/>
        <w:tabs>
          <w:tab w:val="right" w:leader="dot" w:pos="9061"/>
        </w:tabs>
        <w:rPr>
          <w:del w:id="333" w:author="Administrador" w:date="2019-11-11T17:56:00Z"/>
          <w:rFonts w:asciiTheme="minorHAnsi" w:eastAsiaTheme="minorEastAsia" w:hAnsiTheme="minorHAnsi" w:cstheme="minorBidi"/>
          <w:noProof/>
          <w:color w:val="auto"/>
          <w:kern w:val="0"/>
          <w:sz w:val="22"/>
          <w:szCs w:val="22"/>
          <w:lang w:val="en-US" w:eastAsia="en-US"/>
        </w:rPr>
      </w:pPr>
      <w:del w:id="334" w:author="Administrador" w:date="2019-11-11T17:56:00Z">
        <w:r w:rsidRPr="005F7DD0" w:rsidDel="005F7DD0">
          <w:rPr>
            <w:rStyle w:val="Hyperlink"/>
            <w:b/>
            <w:bCs/>
            <w:noProof/>
          </w:rPr>
          <w:delText>Figura 30 – Pavão-Serpente.</w:delText>
        </w:r>
        <w:r w:rsidRPr="00AD3197" w:rsidDel="005F7DD0">
          <w:rPr>
            <w:noProof/>
            <w:webHidden/>
          </w:rPr>
          <w:tab/>
        </w:r>
        <w:r w:rsidR="00B509A5" w:rsidDel="005F7DD0">
          <w:rPr>
            <w:noProof/>
            <w:webHidden/>
          </w:rPr>
          <w:delText>33</w:delText>
        </w:r>
      </w:del>
    </w:p>
    <w:p w14:paraId="0C1B908F" w14:textId="253CA42F" w:rsidR="003951AE" w:rsidRPr="00AD3197" w:rsidDel="005F7DD0" w:rsidRDefault="003951AE">
      <w:pPr>
        <w:pStyle w:val="ndicedeilustraes"/>
        <w:tabs>
          <w:tab w:val="right" w:leader="dot" w:pos="9061"/>
        </w:tabs>
        <w:rPr>
          <w:del w:id="335" w:author="Administrador" w:date="2019-11-11T17:56:00Z"/>
          <w:rFonts w:asciiTheme="minorHAnsi" w:eastAsiaTheme="minorEastAsia" w:hAnsiTheme="minorHAnsi" w:cstheme="minorBidi"/>
          <w:noProof/>
          <w:color w:val="auto"/>
          <w:kern w:val="0"/>
          <w:sz w:val="22"/>
          <w:szCs w:val="22"/>
          <w:lang w:val="en-US" w:eastAsia="en-US"/>
        </w:rPr>
      </w:pPr>
      <w:del w:id="336" w:author="Administrador" w:date="2019-11-11T17:56:00Z">
        <w:r w:rsidRPr="005F7DD0" w:rsidDel="005F7DD0">
          <w:rPr>
            <w:rStyle w:val="Hyperlink"/>
            <w:b/>
            <w:bCs/>
            <w:noProof/>
          </w:rPr>
          <w:delText>Figura 31 – Serpente.</w:delText>
        </w:r>
        <w:r w:rsidRPr="00AD3197" w:rsidDel="005F7DD0">
          <w:rPr>
            <w:noProof/>
            <w:webHidden/>
          </w:rPr>
          <w:tab/>
        </w:r>
        <w:r w:rsidR="00B509A5" w:rsidDel="005F7DD0">
          <w:rPr>
            <w:noProof/>
            <w:webHidden/>
          </w:rPr>
          <w:delText>33</w:delText>
        </w:r>
      </w:del>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08E5BD68" w:rsidR="005F7DD0" w:rsidRDefault="003558C1">
      <w:pPr>
        <w:pStyle w:val="ndicedeilustraes"/>
        <w:tabs>
          <w:tab w:val="right" w:leader="dot" w:pos="9061"/>
        </w:tabs>
        <w:rPr>
          <w:ins w:id="337" w:author="Administrador" w:date="2019-11-11T17:57: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ins w:id="338" w:author="Administrador" w:date="2019-11-11T17:57:00Z">
        <w:r w:rsidR="005F7DD0" w:rsidRPr="0086473B">
          <w:rPr>
            <w:rStyle w:val="Hyperlink"/>
            <w:noProof/>
          </w:rPr>
          <w:fldChar w:fldCharType="begin"/>
        </w:r>
        <w:r w:rsidR="005F7DD0" w:rsidRPr="0086473B">
          <w:rPr>
            <w:rStyle w:val="Hyperlink"/>
            <w:noProof/>
          </w:rPr>
          <w:instrText xml:space="preserve"> </w:instrText>
        </w:r>
        <w:r w:rsidR="005F7DD0">
          <w:rPr>
            <w:noProof/>
          </w:rPr>
          <w:instrText>HYPERLINK \l "_Toc24387446"</w:instrText>
        </w:r>
        <w:r w:rsidR="005F7DD0" w:rsidRPr="0086473B">
          <w:rPr>
            <w:rStyle w:val="Hyperlink"/>
            <w:noProof/>
          </w:rPr>
          <w:instrText xml:space="preserve"> </w:instrText>
        </w:r>
        <w:r w:rsidR="005F7DD0" w:rsidRPr="0086473B">
          <w:rPr>
            <w:rStyle w:val="Hyperlink"/>
            <w:noProof/>
          </w:rPr>
          <w:fldChar w:fldCharType="separate"/>
        </w:r>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ins>
      <w:r w:rsidR="005F7DD0">
        <w:rPr>
          <w:noProof/>
          <w:webHidden/>
        </w:rPr>
      </w:r>
      <w:r w:rsidR="005F7DD0">
        <w:rPr>
          <w:noProof/>
          <w:webHidden/>
        </w:rPr>
        <w:fldChar w:fldCharType="separate"/>
      </w:r>
      <w:ins w:id="339" w:author="Administrador" w:date="2019-11-11T17:57:00Z">
        <w:r w:rsidR="005F7DD0">
          <w:rPr>
            <w:noProof/>
            <w:webHidden/>
          </w:rPr>
          <w:t>20</w:t>
        </w:r>
        <w:r w:rsidR="005F7DD0">
          <w:rPr>
            <w:noProof/>
            <w:webHidden/>
          </w:rPr>
          <w:fldChar w:fldCharType="end"/>
        </w:r>
        <w:r w:rsidR="005F7DD0" w:rsidRPr="0086473B">
          <w:rPr>
            <w:rStyle w:val="Hyperlink"/>
            <w:noProof/>
          </w:rPr>
          <w:fldChar w:fldCharType="end"/>
        </w:r>
      </w:ins>
    </w:p>
    <w:p w14:paraId="009115CA" w14:textId="1BEF78E7" w:rsidR="005F7DD0" w:rsidRDefault="005F7DD0">
      <w:pPr>
        <w:pStyle w:val="ndicedeilustraes"/>
        <w:tabs>
          <w:tab w:val="right" w:leader="dot" w:pos="9061"/>
        </w:tabs>
        <w:rPr>
          <w:ins w:id="340" w:author="Administrador" w:date="2019-11-11T17:57:00Z"/>
          <w:rFonts w:asciiTheme="minorHAnsi" w:eastAsiaTheme="minorEastAsia" w:hAnsiTheme="minorHAnsi" w:cstheme="minorBidi"/>
          <w:noProof/>
          <w:color w:val="auto"/>
          <w:kern w:val="0"/>
          <w:sz w:val="22"/>
          <w:szCs w:val="22"/>
          <w:lang w:eastAsia="pt-BR"/>
        </w:rPr>
      </w:pPr>
      <w:ins w:id="341" w:author="Administrador" w:date="2019-11-11T17:57:00Z">
        <w:r w:rsidRPr="0086473B">
          <w:rPr>
            <w:rStyle w:val="Hyperlink"/>
            <w:noProof/>
          </w:rPr>
          <w:fldChar w:fldCharType="begin"/>
        </w:r>
        <w:r w:rsidRPr="0086473B">
          <w:rPr>
            <w:rStyle w:val="Hyperlink"/>
            <w:noProof/>
          </w:rPr>
          <w:instrText xml:space="preserve"> </w:instrText>
        </w:r>
        <w:r>
          <w:rPr>
            <w:noProof/>
          </w:rPr>
          <w:instrText>HYPERLINK \l "_Toc24387447"</w:instrText>
        </w:r>
        <w:r w:rsidRPr="0086473B">
          <w:rPr>
            <w:rStyle w:val="Hyperlink"/>
            <w:noProof/>
          </w:rPr>
          <w:instrText xml:space="preserve"> </w:instrText>
        </w:r>
        <w:r w:rsidRPr="0086473B">
          <w:rPr>
            <w:rStyle w:val="Hyperlink"/>
            <w:noProof/>
          </w:rPr>
          <w:fldChar w:fldCharType="separate"/>
        </w:r>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ins>
      <w:r>
        <w:rPr>
          <w:noProof/>
          <w:webHidden/>
        </w:rPr>
      </w:r>
      <w:r>
        <w:rPr>
          <w:noProof/>
          <w:webHidden/>
        </w:rPr>
        <w:fldChar w:fldCharType="separate"/>
      </w:r>
      <w:ins w:id="342" w:author="Administrador" w:date="2019-11-11T17:57:00Z">
        <w:r>
          <w:rPr>
            <w:noProof/>
            <w:webHidden/>
          </w:rPr>
          <w:t>29</w:t>
        </w:r>
        <w:r>
          <w:rPr>
            <w:noProof/>
            <w:webHidden/>
          </w:rPr>
          <w:fldChar w:fldCharType="end"/>
        </w:r>
        <w:r w:rsidRPr="0086473B">
          <w:rPr>
            <w:rStyle w:val="Hyperlink"/>
            <w:noProof/>
          </w:rPr>
          <w:fldChar w:fldCharType="end"/>
        </w:r>
      </w:ins>
    </w:p>
    <w:p w14:paraId="6AFA11AF" w14:textId="6A3622C5" w:rsidR="003558C1" w:rsidRPr="00AD3197" w:rsidDel="005F7DD0" w:rsidRDefault="003558C1">
      <w:pPr>
        <w:pStyle w:val="ndicedeilustraes"/>
        <w:tabs>
          <w:tab w:val="right" w:leader="dot" w:pos="9061"/>
        </w:tabs>
        <w:rPr>
          <w:del w:id="343" w:author="Administrador" w:date="2019-11-11T17:57:00Z"/>
          <w:rFonts w:asciiTheme="minorHAnsi" w:eastAsiaTheme="minorEastAsia" w:hAnsiTheme="minorHAnsi" w:cstheme="minorBidi"/>
          <w:noProof/>
          <w:color w:val="auto"/>
          <w:kern w:val="0"/>
          <w:sz w:val="22"/>
          <w:szCs w:val="22"/>
          <w:lang w:val="en-US" w:eastAsia="en-US"/>
        </w:rPr>
      </w:pPr>
      <w:del w:id="344" w:author="Administrador" w:date="2019-11-11T17:57:00Z">
        <w:r w:rsidRPr="005F7DD0" w:rsidDel="005F7DD0">
          <w:rPr>
            <w:rStyle w:val="Hyperlink"/>
            <w:b/>
            <w:bCs/>
            <w:noProof/>
          </w:rPr>
          <w:delText>Tabela 1 – Mapeamento dos comandos utilizados no controle.</w:delText>
        </w:r>
        <w:r w:rsidRPr="00AD3197" w:rsidDel="005F7DD0">
          <w:rPr>
            <w:noProof/>
            <w:webHidden/>
          </w:rPr>
          <w:tab/>
        </w:r>
        <w:r w:rsidR="00B509A5" w:rsidDel="005F7DD0">
          <w:rPr>
            <w:noProof/>
            <w:webHidden/>
          </w:rPr>
          <w:delText>22</w:delText>
        </w:r>
      </w:del>
    </w:p>
    <w:p w14:paraId="16854BCE" w14:textId="497E6C32" w:rsidR="003558C1" w:rsidRPr="00AD3197" w:rsidDel="005F7DD0" w:rsidRDefault="003558C1">
      <w:pPr>
        <w:pStyle w:val="ndicedeilustraes"/>
        <w:tabs>
          <w:tab w:val="right" w:leader="dot" w:pos="9061"/>
        </w:tabs>
        <w:rPr>
          <w:del w:id="345" w:author="Administrador" w:date="2019-11-11T17:57:00Z"/>
          <w:rFonts w:asciiTheme="minorHAnsi" w:eastAsiaTheme="minorEastAsia" w:hAnsiTheme="minorHAnsi" w:cstheme="minorBidi"/>
          <w:noProof/>
          <w:color w:val="auto"/>
          <w:kern w:val="0"/>
          <w:sz w:val="22"/>
          <w:szCs w:val="22"/>
          <w:lang w:val="en-US" w:eastAsia="en-US"/>
        </w:rPr>
      </w:pPr>
      <w:del w:id="346" w:author="Administrador" w:date="2019-11-11T17:57:00Z">
        <w:r w:rsidRPr="005F7DD0" w:rsidDel="005F7DD0">
          <w:rPr>
            <w:rStyle w:val="Hyperlink"/>
            <w:b/>
            <w:bCs/>
            <w:noProof/>
          </w:rPr>
          <w:delText>Tabela 2 – Efeito sonoros utilizados no jogo.</w:delText>
        </w:r>
        <w:r w:rsidRPr="00AD3197" w:rsidDel="005F7DD0">
          <w:rPr>
            <w:noProof/>
            <w:webHidden/>
          </w:rPr>
          <w:tab/>
        </w:r>
        <w:r w:rsidR="00B509A5" w:rsidDel="005F7DD0">
          <w:rPr>
            <w:noProof/>
            <w:webHidden/>
          </w:rPr>
          <w:delText>34</w:delText>
        </w:r>
      </w:del>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5"/>
          <w:pgSz w:w="11906" w:h="16838" w:code="9"/>
          <w:pgMar w:top="1701" w:right="1134" w:bottom="1134" w:left="1701" w:header="709" w:footer="709" w:gutter="0"/>
          <w:pgNumType w:start="1"/>
          <w:cols w:space="708"/>
          <w:docGrid w:linePitch="360"/>
        </w:sectPr>
      </w:pPr>
      <w:r w:rsidRPr="00ED1D88">
        <w:fldChar w:fldCharType="end"/>
      </w:r>
      <w:bookmarkStart w:id="347" w:name="_Toc483148320"/>
    </w:p>
    <w:p w14:paraId="73F18077" w14:textId="4C68F1F9" w:rsidR="00741B96" w:rsidRPr="00ED1D88" w:rsidRDefault="00741B96" w:rsidP="7C434651">
      <w:pPr>
        <w:pStyle w:val="Ttulo2"/>
        <w:rPr>
          <w:rFonts w:eastAsia="Arial"/>
          <w:color w:val="000000" w:themeColor="text1"/>
        </w:rPr>
      </w:pPr>
      <w:bookmarkStart w:id="348"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347"/>
      <w:bookmarkEnd w:id="348"/>
    </w:p>
    <w:p w14:paraId="12DA4BB2" w14:textId="77777777" w:rsidR="008021B0" w:rsidRPr="00ED1D88" w:rsidRDefault="008021B0" w:rsidP="7C434651">
      <w:pPr>
        <w:rPr>
          <w:rFonts w:eastAsia="Arial"/>
          <w:color w:val="000000" w:themeColor="text1"/>
        </w:rPr>
      </w:pPr>
    </w:p>
    <w:p w14:paraId="2A6303B3" w14:textId="4FE714F5" w:rsidR="005B48B2" w:rsidRPr="00AD3197" w:rsidRDefault="7C434651" w:rsidP="005B48B2">
      <w:pPr>
        <w:keepNext/>
        <w:keepLines/>
        <w:ind w:firstLine="709"/>
        <w:jc w:val="left"/>
        <w:rPr>
          <w:rFonts w:eastAsia="Arial"/>
        </w:rPr>
      </w:pPr>
      <w:r w:rsidRPr="00AD3197">
        <w:rPr>
          <w:rFonts w:eastAsia="Arial"/>
        </w:rPr>
        <w:t xml:space="preserve">O jogo </w:t>
      </w:r>
      <w:r w:rsidRPr="00AD3197">
        <w:rPr>
          <w:rFonts w:eastAsia="Arial"/>
          <w:i/>
          <w:iCs/>
          <w:lang w:eastAsia="pt-PT" w:bidi="pt-PT"/>
        </w:rPr>
        <w:t xml:space="preserve">ANTHILL CONQUER </w:t>
      </w:r>
      <w:r w:rsidR="00E378EE">
        <w:rPr>
          <w:rFonts w:eastAsia="Arial"/>
          <w:iCs/>
          <w:lang w:eastAsia="pt-PT" w:bidi="pt-PT"/>
        </w:rPr>
        <w:t xml:space="preserve">foi desenvolvido </w:t>
      </w:r>
      <w:r w:rsidR="00E378EE" w:rsidRPr="00AD3197">
        <w:rPr>
          <w:rFonts w:eastAsia="Arial"/>
          <w:iCs/>
        </w:rPr>
        <w:t>para computadores</w:t>
      </w:r>
      <w:r w:rsidR="00E378EE" w:rsidRPr="00E378EE">
        <w:rPr>
          <w:rFonts w:eastAsia="Arial"/>
          <w:iCs/>
          <w:lang w:eastAsia="pt-PT" w:bidi="pt-PT"/>
        </w:rPr>
        <w:t xml:space="preserve"> base</w:t>
      </w:r>
      <w:r w:rsidR="00E378EE">
        <w:rPr>
          <w:rFonts w:eastAsia="Arial"/>
          <w:iCs/>
          <w:lang w:eastAsia="pt-PT" w:bidi="pt-PT"/>
        </w:rPr>
        <w:t>ando</w:t>
      </w:r>
      <w:r w:rsidR="00E378EE" w:rsidRPr="00E378EE">
        <w:rPr>
          <w:rFonts w:eastAsia="Arial"/>
          <w:iCs/>
          <w:lang w:eastAsia="pt-PT" w:bidi="pt-PT"/>
        </w:rPr>
        <w:t>-se</w:t>
      </w:r>
      <w:r w:rsidR="00E378EE">
        <w:rPr>
          <w:rFonts w:eastAsia="Arial"/>
          <w:iCs/>
          <w:lang w:eastAsia="pt-PT" w:bidi="pt-PT"/>
        </w:rPr>
        <w:t xml:space="preserve"> no gênero </w:t>
      </w:r>
      <w:r w:rsidRPr="00AD3197">
        <w:rPr>
          <w:rFonts w:eastAsia="Arial"/>
          <w:i/>
          <w:iCs/>
        </w:rPr>
        <w:t>rogue-lite</w:t>
      </w:r>
      <w:r w:rsidRPr="00AD3197">
        <w:rPr>
          <w:rFonts w:eastAsia="Arial"/>
        </w:rPr>
        <w:t xml:space="preserve">, cuja </w:t>
      </w:r>
      <w:proofErr w:type="spellStart"/>
      <w:r w:rsidRPr="00AD3197">
        <w:rPr>
          <w:rFonts w:eastAsia="Arial"/>
        </w:rPr>
        <w:t>caracteristicas</w:t>
      </w:r>
      <w:proofErr w:type="spellEnd"/>
      <w:r w:rsidRPr="00AD3197">
        <w:rPr>
          <w:rFonts w:eastAsia="Arial"/>
        </w:rPr>
        <w:t xml:space="preserve"> são influenciadas por outro gênero conhecido como </w:t>
      </w:r>
      <w:r w:rsidRPr="00AD3197">
        <w:rPr>
          <w:rFonts w:eastAsia="Arial"/>
          <w:i/>
          <w:iCs/>
        </w:rPr>
        <w:t>rogue-like</w:t>
      </w:r>
      <w:r w:rsidR="005B48B2" w:rsidRPr="00AD3197">
        <w:rPr>
          <w:rFonts w:eastAsia="Arial"/>
        </w:rPr>
        <w:t xml:space="preserve">. </w:t>
      </w:r>
    </w:p>
    <w:p w14:paraId="37547BF3" w14:textId="3968E089" w:rsidR="002E7712" w:rsidRPr="00AD3197" w:rsidRDefault="001B6C4D" w:rsidP="004B4F8F">
      <w:pPr>
        <w:keepNext/>
        <w:keepLines/>
        <w:ind w:firstLine="709"/>
        <w:jc w:val="left"/>
        <w:rPr>
          <w:rFonts w:eastAsia="Arial"/>
        </w:rPr>
      </w:pPr>
      <w:r w:rsidRPr="00AD3197">
        <w:rPr>
          <w:rFonts w:eastAsia="Arial"/>
        </w:rPr>
        <w:t xml:space="preserve">Com mecânicas de </w:t>
      </w:r>
      <w:r w:rsidR="004C3DA7" w:rsidRPr="00AD3197">
        <w:rPr>
          <w:rFonts w:eastAsia="Arial"/>
        </w:rPr>
        <w:t xml:space="preserve">multiplayer local, </w:t>
      </w:r>
      <w:r w:rsidRPr="00AD3197">
        <w:rPr>
          <w:rFonts w:eastAsia="Arial"/>
        </w:rPr>
        <w:t xml:space="preserve">é </w:t>
      </w:r>
      <w:proofErr w:type="gramStart"/>
      <w:r w:rsidRPr="00AD3197">
        <w:rPr>
          <w:rFonts w:eastAsia="Arial"/>
        </w:rPr>
        <w:t xml:space="preserve">necessário </w:t>
      </w:r>
      <w:r w:rsidR="004C3DA7" w:rsidRPr="00AD3197">
        <w:rPr>
          <w:rFonts w:eastAsia="Arial"/>
        </w:rPr>
        <w:t>duas pessoas</w:t>
      </w:r>
      <w:proofErr w:type="gramEnd"/>
      <w:r w:rsidR="004C3DA7" w:rsidRPr="00AD3197">
        <w:rPr>
          <w:rFonts w:eastAsia="Arial"/>
        </w:rPr>
        <w:t xml:space="preserve"> </w:t>
      </w:r>
      <w:r w:rsidRPr="00AD3197">
        <w:rPr>
          <w:rFonts w:eastAsia="Arial"/>
        </w:rPr>
        <w:t>para que haja uma partida</w:t>
      </w:r>
      <w:r w:rsidR="004C3DA7" w:rsidRPr="00AD3197">
        <w:rPr>
          <w:rFonts w:eastAsia="Arial"/>
        </w:rPr>
        <w:t xml:space="preserve">. </w:t>
      </w:r>
      <w:r w:rsidRPr="00AD3197">
        <w:rPr>
          <w:rFonts w:eastAsia="Arial"/>
        </w:rPr>
        <w:t>Seu</w:t>
      </w:r>
      <w:r w:rsidR="004C3DA7" w:rsidRPr="00AD3197">
        <w:rPr>
          <w:rFonts w:eastAsia="Arial"/>
        </w:rPr>
        <w:t xml:space="preserve"> objetivo </w:t>
      </w:r>
      <w:r w:rsidRPr="00AD3197">
        <w:rPr>
          <w:rFonts w:eastAsia="Arial"/>
        </w:rPr>
        <w:t xml:space="preserve">é </w:t>
      </w:r>
      <w:r w:rsidR="005D4DFA" w:rsidRPr="00AD3197">
        <w:rPr>
          <w:rFonts w:eastAsia="Arial"/>
        </w:rPr>
        <w:t>encontrar a</w:t>
      </w:r>
      <w:r w:rsidR="002E7712" w:rsidRPr="00AD3197">
        <w:rPr>
          <w:rFonts w:eastAsia="Arial"/>
        </w:rPr>
        <w:t xml:space="preserve"> </w:t>
      </w:r>
      <w:r w:rsidR="005D4DFA" w:rsidRPr="00AD3197">
        <w:rPr>
          <w:rFonts w:eastAsia="Arial"/>
        </w:rPr>
        <w:t>chave especia</w:t>
      </w:r>
      <w:r w:rsidR="004B4F8F">
        <w:rPr>
          <w:rFonts w:eastAsia="Arial"/>
        </w:rPr>
        <w:t>l</w:t>
      </w:r>
      <w:r w:rsidR="002E7712" w:rsidRPr="00AD3197">
        <w:rPr>
          <w:rFonts w:eastAsia="Arial"/>
        </w:rPr>
        <w:t xml:space="preserve">, </w:t>
      </w:r>
      <w:r w:rsidR="004B4F8F">
        <w:rPr>
          <w:rFonts w:eastAsia="Arial"/>
        </w:rPr>
        <w:t>para ter acesso a</w:t>
      </w:r>
      <w:r w:rsidR="005D4DFA" w:rsidRPr="00AD3197">
        <w:rPr>
          <w:rFonts w:eastAsia="Arial"/>
        </w:rPr>
        <w:t xml:space="preserve"> sala d</w:t>
      </w:r>
      <w:r w:rsidR="002E7712" w:rsidRPr="00AD3197">
        <w:rPr>
          <w:rFonts w:eastAsia="Arial"/>
        </w:rPr>
        <w:t>e</w:t>
      </w:r>
      <w:r w:rsidR="005D4DFA" w:rsidRPr="00AD3197">
        <w:rPr>
          <w:rFonts w:eastAsia="Arial"/>
        </w:rPr>
        <w:t xml:space="preserve"> chefe de </w:t>
      </w:r>
      <w:r w:rsidR="002E7712" w:rsidRPr="00AD3197">
        <w:rPr>
          <w:rFonts w:eastAsia="Arial"/>
        </w:rPr>
        <w:t>fase, após encontrá-lo é necessário</w:t>
      </w:r>
      <w:r w:rsidR="005D4DFA" w:rsidRPr="00AD3197">
        <w:rPr>
          <w:rFonts w:eastAsia="Arial"/>
        </w:rPr>
        <w:t xml:space="preserve"> eliminá-lo</w:t>
      </w:r>
      <w:r w:rsidR="00AA66F4">
        <w:rPr>
          <w:rFonts w:eastAsia="Arial"/>
        </w:rPr>
        <w:t>. A</w:t>
      </w:r>
      <w:r w:rsidR="00885F16">
        <w:rPr>
          <w:rFonts w:eastAsia="Arial"/>
        </w:rPr>
        <w:t>o</w:t>
      </w:r>
      <w:r w:rsidR="00AA66F4">
        <w:rPr>
          <w:rFonts w:eastAsia="Arial"/>
        </w:rPr>
        <w:t xml:space="preserve"> enfrentar o chefe de fase, os dois jogadores serão colocados em uma arena para que seja decidido quem será o vencedor da partida</w:t>
      </w:r>
      <w:r w:rsidR="002E7712" w:rsidRPr="00AD3197">
        <w:rPr>
          <w:rFonts w:eastAsia="Arial"/>
        </w:rPr>
        <w:t>.</w:t>
      </w:r>
      <w:r w:rsidR="004B4F8F">
        <w:rPr>
          <w:rFonts w:eastAsia="Arial"/>
        </w:rPr>
        <w:t xml:space="preserve"> </w:t>
      </w:r>
      <w:r w:rsidR="002E7712" w:rsidRPr="00AD3197">
        <w:rPr>
          <w:rFonts w:eastAsia="Arial"/>
        </w:rPr>
        <w:t xml:space="preserve">Caracterizado como um tipo de corrida entre jogadores, os personagens podem </w:t>
      </w:r>
      <w:r w:rsidR="001D4722" w:rsidRPr="00AD3197">
        <w:rPr>
          <w:rFonts w:eastAsia="Arial"/>
        </w:rPr>
        <w:t xml:space="preserve">enfrentar-se </w:t>
      </w:r>
      <w:r w:rsidR="00AA66F4">
        <w:rPr>
          <w:rFonts w:eastAsia="Arial"/>
        </w:rPr>
        <w:t>durante o jogo para</w:t>
      </w:r>
      <w:r w:rsidR="001D4722" w:rsidRPr="00AD3197">
        <w:rPr>
          <w:rFonts w:eastAsia="Arial"/>
        </w:rPr>
        <w:t xml:space="preserve"> tomar a vantagem.</w:t>
      </w:r>
      <w:r w:rsidR="002E7712" w:rsidRPr="00AD3197">
        <w:rPr>
          <w:rFonts w:eastAsia="Arial"/>
        </w:rPr>
        <w:t xml:space="preserve"> </w:t>
      </w:r>
    </w:p>
    <w:p w14:paraId="0E7C3F11" w14:textId="19D8C1D2" w:rsidR="006C42C3" w:rsidRPr="00AD3197" w:rsidRDefault="007F7E26" w:rsidP="001B6C4D">
      <w:pPr>
        <w:keepNext/>
        <w:keepLines/>
        <w:ind w:firstLine="709"/>
        <w:jc w:val="left"/>
        <w:rPr>
          <w:rFonts w:eastAsia="Arial"/>
        </w:rPr>
      </w:pPr>
      <w:commentRangeStart w:id="349"/>
      <w:r w:rsidRPr="00AD3197">
        <w:rPr>
          <w:rFonts w:eastAsia="Arial"/>
        </w:rPr>
        <w:t xml:space="preserve">O critério para </w:t>
      </w:r>
      <w:r w:rsidRPr="00934E14">
        <w:rPr>
          <w:rFonts w:eastAsia="Arial"/>
        </w:rPr>
        <w:t xml:space="preserve">decidir qual dos dois jogadores </w:t>
      </w:r>
      <w:r w:rsidR="003A57B9" w:rsidRPr="00934E14">
        <w:rPr>
          <w:rFonts w:eastAsia="Arial"/>
        </w:rPr>
        <w:t xml:space="preserve">será o vencedor, </w:t>
      </w:r>
      <w:r w:rsidRPr="00934E14">
        <w:rPr>
          <w:rFonts w:eastAsia="Arial"/>
        </w:rPr>
        <w:t xml:space="preserve">baseia-se no tempo, </w:t>
      </w:r>
      <w:r w:rsidR="00934E14" w:rsidRPr="00934E14">
        <w:rPr>
          <w:rFonts w:eastAsia="Arial"/>
        </w:rPr>
        <w:t>e pontuação</w:t>
      </w:r>
      <w:r w:rsidRPr="00934E14">
        <w:rPr>
          <w:rFonts w:eastAsia="Arial"/>
        </w:rPr>
        <w:t>.</w:t>
      </w:r>
      <w:commentRangeEnd w:id="349"/>
      <w:r w:rsidR="005F7DD0">
        <w:rPr>
          <w:rStyle w:val="Refdecomentrio"/>
        </w:rPr>
        <w:commentReference w:id="349"/>
      </w:r>
    </w:p>
    <w:p w14:paraId="3711D2EE" w14:textId="5224648A" w:rsidR="00943612" w:rsidRPr="00AD3197" w:rsidRDefault="00943612" w:rsidP="001B6C4D">
      <w:pPr>
        <w:keepNext/>
        <w:keepLines/>
        <w:ind w:firstLine="709"/>
        <w:jc w:val="left"/>
        <w:rPr>
          <w:rFonts w:eastAsia="Arial"/>
        </w:rPr>
      </w:pPr>
      <w:r w:rsidRPr="00AD3197">
        <w:rPr>
          <w:rFonts w:eastAsia="Arial"/>
        </w:rPr>
        <w:t xml:space="preserve">A jornada dos dois personagens até os chefes de fase, será </w:t>
      </w:r>
      <w:r w:rsidR="00AB7E58" w:rsidRPr="00AD3197">
        <w:rPr>
          <w:rFonts w:eastAsia="Arial"/>
        </w:rPr>
        <w:t xml:space="preserve">cheia de </w:t>
      </w:r>
      <w:r w:rsidR="00AB7905" w:rsidRPr="00AD3197">
        <w:rPr>
          <w:rFonts w:eastAsia="Arial"/>
        </w:rPr>
        <w:t xml:space="preserve">desafios com inúmeros </w:t>
      </w:r>
      <w:r w:rsidR="00AB7E58" w:rsidRPr="00AD3197">
        <w:rPr>
          <w:rFonts w:eastAsia="Arial"/>
        </w:rPr>
        <w:t>inimigos</w:t>
      </w:r>
      <w:r w:rsidR="00AB7905" w:rsidRPr="00AD3197">
        <w:rPr>
          <w:rFonts w:eastAsia="Arial"/>
        </w:rPr>
        <w:t xml:space="preserve"> </w:t>
      </w:r>
      <w:r w:rsidR="00A84904">
        <w:rPr>
          <w:rFonts w:eastAsia="Arial"/>
        </w:rPr>
        <w:t xml:space="preserve">e </w:t>
      </w:r>
      <w:r w:rsidR="00A84904" w:rsidRPr="00A77EAC">
        <w:rPr>
          <w:rFonts w:eastAsia="Arial"/>
        </w:rPr>
        <w:t>armadilhas</w:t>
      </w:r>
      <w:r w:rsidR="00833F0C" w:rsidRPr="00A77EAC">
        <w:rPr>
          <w:rFonts w:eastAsia="Arial"/>
        </w:rPr>
        <w:t>.</w:t>
      </w:r>
    </w:p>
    <w:p w14:paraId="166E59D0" w14:textId="55765303" w:rsidR="00B34F1B" w:rsidRPr="00AD3197" w:rsidRDefault="00B34F1B" w:rsidP="001B6C4D">
      <w:pPr>
        <w:keepNext/>
        <w:keepLines/>
        <w:ind w:firstLine="709"/>
        <w:jc w:val="left"/>
        <w:rPr>
          <w:rFonts w:eastAsia="Arial"/>
        </w:rPr>
      </w:pPr>
      <w:r w:rsidRPr="00AD3197">
        <w:rPr>
          <w:rFonts w:eastAsia="Arial"/>
        </w:rPr>
        <w:t xml:space="preserve">Para compor essa atmosfera de batalhas, o jogo </w:t>
      </w:r>
      <w:r w:rsidR="00FE061A" w:rsidRPr="00AD3197">
        <w:rPr>
          <w:rFonts w:eastAsia="Arial"/>
        </w:rPr>
        <w:t>foi pensando no universo dos insetos</w:t>
      </w:r>
      <w:r w:rsidR="00136591" w:rsidRPr="00AD3197">
        <w:rPr>
          <w:rFonts w:eastAsia="Arial"/>
        </w:rPr>
        <w:t>.</w:t>
      </w:r>
      <w:r w:rsidR="00FE061A" w:rsidRPr="00AD3197">
        <w:rPr>
          <w:rFonts w:eastAsia="Arial"/>
        </w:rPr>
        <w:t xml:space="preserve"> </w:t>
      </w:r>
      <w:r w:rsidR="00136591" w:rsidRPr="00AD3197">
        <w:rPr>
          <w:rFonts w:eastAsia="Arial"/>
        </w:rPr>
        <w:t>O</w:t>
      </w:r>
      <w:r w:rsidR="00FE061A" w:rsidRPr="00AD3197">
        <w:rPr>
          <w:rFonts w:eastAsia="Arial"/>
        </w:rPr>
        <w:t>nde os personagens são formigas e o chefe d</w:t>
      </w:r>
      <w:r w:rsidR="00C1041D">
        <w:rPr>
          <w:rFonts w:eastAsia="Arial"/>
        </w:rPr>
        <w:t>a</w:t>
      </w:r>
      <w:r w:rsidR="00FE061A" w:rsidRPr="00AD3197">
        <w:rPr>
          <w:rFonts w:eastAsia="Arial"/>
        </w:rPr>
        <w:t xml:space="preserve"> fase </w:t>
      </w:r>
      <w:r w:rsidR="00C1041D">
        <w:rPr>
          <w:rFonts w:eastAsia="Arial"/>
        </w:rPr>
        <w:t>é</w:t>
      </w:r>
      <w:r w:rsidR="00FE061A" w:rsidRPr="00AD3197">
        <w:rPr>
          <w:rFonts w:eastAsia="Arial"/>
        </w:rPr>
        <w:t xml:space="preserve"> predador d</w:t>
      </w:r>
      <w:r w:rsidR="00C1041D">
        <w:rPr>
          <w:rFonts w:eastAsia="Arial"/>
        </w:rPr>
        <w:t>a</w:t>
      </w:r>
      <w:r w:rsidR="00FE061A" w:rsidRPr="00AD3197">
        <w:rPr>
          <w:rFonts w:eastAsia="Arial"/>
        </w:rPr>
        <w:t>s mesm</w:t>
      </w:r>
      <w:r w:rsidR="00C1041D">
        <w:rPr>
          <w:rFonts w:eastAsia="Arial"/>
        </w:rPr>
        <w:t>a</w:t>
      </w:r>
      <w:r w:rsidR="00FE061A" w:rsidRPr="00AD3197">
        <w:rPr>
          <w:rFonts w:eastAsia="Arial"/>
        </w:rPr>
        <w:t>s. Dessa forma, evidencia a luta pela sobrevivência e terreno de cada espécie.</w:t>
      </w:r>
    </w:p>
    <w:p w14:paraId="3270B537" w14:textId="2D3D913B"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0B5ACA5E" w:rsidR="00867405" w:rsidRPr="00AD3197" w:rsidRDefault="003E5168" w:rsidP="0066676D">
      <w:pPr>
        <w:rPr>
          <w:rFonts w:eastAsia="Arial"/>
          <w:b/>
          <w:bCs/>
          <w:color w:val="000000" w:themeColor="text1"/>
          <w:sz w:val="20"/>
          <w:szCs w:val="18"/>
          <w:lang w:val="en-US"/>
        </w:rPr>
      </w:pPr>
      <w:bookmarkStart w:id="350" w:name="_Toc24387427"/>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B509A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w:t>
      </w:r>
      <w:del w:id="351" w:author="LEONARDO LIRA" w:date="2020-05-18T19:24:00Z">
        <w:r w:rsidR="00867405" w:rsidRPr="00ED1D88" w:rsidDel="002539B6">
          <w:rPr>
            <w:rFonts w:eastAsia="Arial"/>
            <w:b/>
            <w:bCs/>
            <w:color w:val="000000" w:themeColor="text1"/>
            <w:sz w:val="20"/>
            <w:szCs w:val="18"/>
            <w:lang w:val="en-US"/>
          </w:rPr>
          <w:delText>Enter the Gungeon</w:delText>
        </w:r>
      </w:del>
      <w:ins w:id="352" w:author="LEONARDO LIRA" w:date="2020-05-18T19:24:00Z">
        <w:r w:rsidR="002539B6">
          <w:rPr>
            <w:rFonts w:eastAsia="Arial"/>
            <w:b/>
            <w:bCs/>
            <w:color w:val="000000" w:themeColor="text1"/>
            <w:sz w:val="20"/>
            <w:szCs w:val="18"/>
            <w:lang w:val="en-US"/>
          </w:rPr>
          <w:t>Age of Empires</w:t>
        </w:r>
      </w:ins>
      <w:r w:rsidR="00867405" w:rsidRPr="00ED1D88">
        <w:rPr>
          <w:rFonts w:eastAsia="Arial"/>
          <w:b/>
          <w:bCs/>
          <w:color w:val="000000" w:themeColor="text1"/>
          <w:sz w:val="20"/>
          <w:szCs w:val="18"/>
          <w:lang w:val="en-US"/>
        </w:rPr>
        <w:t xml:space="preserve">; B) </w:t>
      </w:r>
      <w:del w:id="353" w:author="LEONARDO LIRA" w:date="2020-05-18T19:54:00Z">
        <w:r w:rsidR="00867405" w:rsidRPr="00ED1D88" w:rsidDel="00542178">
          <w:rPr>
            <w:rFonts w:eastAsia="Arial"/>
            <w:b/>
            <w:bCs/>
            <w:color w:val="000000" w:themeColor="text1"/>
            <w:sz w:val="20"/>
            <w:szCs w:val="18"/>
            <w:lang w:val="en-US"/>
          </w:rPr>
          <w:delText>Pocket Rogues</w:delText>
        </w:r>
      </w:del>
      <w:ins w:id="354" w:author="LEONARDO LIRA" w:date="2020-05-18T19:54:00Z">
        <w:r w:rsidR="00542178">
          <w:rPr>
            <w:rFonts w:eastAsia="Arial"/>
            <w:b/>
            <w:bCs/>
            <w:color w:val="000000" w:themeColor="text1"/>
            <w:sz w:val="20"/>
            <w:szCs w:val="18"/>
            <w:lang w:val="en-US"/>
          </w:rPr>
          <w:t>They are Billions</w:t>
        </w:r>
      </w:ins>
      <w:r w:rsidR="00867405" w:rsidRPr="00ED1D88">
        <w:rPr>
          <w:rFonts w:eastAsia="Arial"/>
          <w:b/>
          <w:bCs/>
          <w:color w:val="000000" w:themeColor="text1"/>
          <w:sz w:val="20"/>
          <w:szCs w:val="18"/>
          <w:lang w:val="en-US"/>
        </w:rPr>
        <w:t xml:space="preserve">; C) </w:t>
      </w:r>
      <w:del w:id="355" w:author="LEONARDO LIRA" w:date="2020-05-18T19:54:00Z">
        <w:r w:rsidR="00867405" w:rsidRPr="00ED1D88" w:rsidDel="00542178">
          <w:rPr>
            <w:rFonts w:eastAsia="Arial"/>
            <w:b/>
            <w:bCs/>
            <w:color w:val="000000" w:themeColor="text1"/>
            <w:sz w:val="20"/>
            <w:szCs w:val="18"/>
            <w:lang w:val="en-US"/>
          </w:rPr>
          <w:delText>Furi</w:delText>
        </w:r>
      </w:del>
      <w:ins w:id="356" w:author="LEONARDO LIRA" w:date="2020-05-18T19:54:00Z">
        <w:r w:rsidR="00542178">
          <w:rPr>
            <w:rFonts w:eastAsia="Arial"/>
            <w:b/>
            <w:bCs/>
            <w:color w:val="000000" w:themeColor="text1"/>
            <w:sz w:val="20"/>
            <w:szCs w:val="18"/>
            <w:lang w:val="en-US"/>
          </w:rPr>
          <w:t>Empire Earth</w:t>
        </w:r>
      </w:ins>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350"/>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AFDFF99" w:rsidR="00867405" w:rsidRPr="00ED1D88" w:rsidRDefault="00542178" w:rsidP="00ED1D88">
      <w:pPr>
        <w:pStyle w:val="PargrafodaLista"/>
        <w:numPr>
          <w:ilvl w:val="0"/>
          <w:numId w:val="17"/>
        </w:numPr>
      </w:pPr>
      <w:ins w:id="357" w:author="LEONARDO LIRA" w:date="2020-05-18T20:01:00Z">
        <w:r>
          <w:t>A)</w:t>
        </w:r>
      </w:ins>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9">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F23BE9D" w:rsidR="00867405" w:rsidRPr="00ED1D88" w:rsidRDefault="00867405" w:rsidP="00ED1D88">
      <w:pPr>
        <w:rPr>
          <w:lang w:val="en-US"/>
        </w:rPr>
      </w:pPr>
      <w:r w:rsidRPr="00ED1D88">
        <w:rPr>
          <w:rFonts w:eastAsia="Arial"/>
          <w:b/>
          <w:bCs/>
          <w:color w:val="000000" w:themeColor="text1"/>
          <w:sz w:val="20"/>
          <w:szCs w:val="18"/>
          <w:lang w:val="en-US"/>
        </w:rPr>
        <w:t xml:space="preserve">Fonte: </w:t>
      </w:r>
      <w:ins w:id="358" w:author="LEONARDO LIRA" w:date="2020-05-18T20:03:00Z">
        <w:r w:rsidR="00F90282">
          <w:rPr>
            <w:rFonts w:eastAsia="Arial"/>
            <w:b/>
            <w:bCs/>
            <w:color w:val="000000" w:themeColor="text1"/>
            <w:sz w:val="20"/>
            <w:szCs w:val="18"/>
            <w:lang w:val="en-US"/>
          </w:rPr>
          <w:t>Microsoft</w:t>
        </w:r>
      </w:ins>
      <w:del w:id="359" w:author="LEONARDO LIRA" w:date="2020-05-18T20:02:00Z">
        <w:r w:rsidRPr="00ED1D88" w:rsidDel="00F90282">
          <w:rPr>
            <w:rFonts w:eastAsia="Arial"/>
            <w:b/>
            <w:bCs/>
            <w:color w:val="000000" w:themeColor="text1"/>
            <w:sz w:val="20"/>
            <w:szCs w:val="18"/>
            <w:lang w:val="en-US"/>
          </w:rPr>
          <w:delText>Dodge Roll</w:delText>
        </w:r>
      </w:del>
      <w:r w:rsidRPr="00ED1D88">
        <w:rPr>
          <w:rFonts w:eastAsia="Arial"/>
          <w:b/>
          <w:bCs/>
          <w:color w:val="000000" w:themeColor="text1"/>
          <w:sz w:val="20"/>
          <w:szCs w:val="18"/>
          <w:lang w:val="en-US"/>
        </w:rPr>
        <w:t xml:space="preserve">, </w:t>
      </w:r>
      <w:ins w:id="360" w:author="LEONARDO LIRA" w:date="2020-05-18T20:03:00Z">
        <w:r w:rsidR="00F90282">
          <w:rPr>
            <w:rFonts w:eastAsia="Arial"/>
            <w:b/>
            <w:bCs/>
            <w:color w:val="000000" w:themeColor="text1"/>
            <w:sz w:val="20"/>
            <w:szCs w:val="18"/>
            <w:lang w:val="en-US"/>
          </w:rPr>
          <w:t>1999</w:t>
        </w:r>
      </w:ins>
      <w:del w:id="361" w:author="LEONARDO LIRA" w:date="2020-05-18T20:03:00Z">
        <w:r w:rsidRPr="00ED1D88" w:rsidDel="00F90282">
          <w:rPr>
            <w:rFonts w:eastAsia="Arial"/>
            <w:b/>
            <w:bCs/>
            <w:color w:val="000000" w:themeColor="text1"/>
            <w:sz w:val="20"/>
            <w:szCs w:val="18"/>
            <w:lang w:val="en-US"/>
          </w:rPr>
          <w:delText>201</w:delText>
        </w:r>
      </w:del>
      <w:del w:id="362" w:author="LEONARDO LIRA" w:date="2020-05-18T20:02: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ins w:id="363" w:author="LEONARDO LIRA" w:date="2020-05-18T20:02:00Z">
        <w:r w:rsidR="00F90282">
          <w:rPr>
            <w:rFonts w:eastAsia="Arial"/>
            <w:b/>
            <w:bCs/>
            <w:color w:val="000000" w:themeColor="text1"/>
            <w:sz w:val="20"/>
            <w:szCs w:val="18"/>
            <w:lang w:val="en-US"/>
          </w:rPr>
          <w:t>Numantian</w:t>
        </w:r>
        <w:proofErr w:type="spellEnd"/>
        <w:r w:rsidR="00F90282">
          <w:rPr>
            <w:rFonts w:eastAsia="Arial"/>
            <w:b/>
            <w:bCs/>
            <w:color w:val="000000" w:themeColor="text1"/>
            <w:sz w:val="20"/>
            <w:szCs w:val="18"/>
            <w:lang w:val="en-US"/>
          </w:rPr>
          <w:t xml:space="preserve"> Games</w:t>
        </w:r>
      </w:ins>
      <w:del w:id="364" w:author="LEONARDO LIRA" w:date="2020-05-18T20:02:00Z">
        <w:r w:rsidRPr="00ED1D88" w:rsidDel="00F90282">
          <w:rPr>
            <w:rFonts w:eastAsia="Arial"/>
            <w:b/>
            <w:bCs/>
            <w:color w:val="000000" w:themeColor="text1"/>
            <w:sz w:val="20"/>
            <w:szCs w:val="18"/>
            <w:lang w:val="en-US"/>
          </w:rPr>
          <w:delText>Ether Games</w:delText>
        </w:r>
      </w:del>
      <w:r w:rsidRPr="00ED1D88">
        <w:rPr>
          <w:rFonts w:eastAsia="Arial"/>
          <w:b/>
          <w:bCs/>
          <w:color w:val="000000" w:themeColor="text1"/>
          <w:sz w:val="20"/>
          <w:szCs w:val="18"/>
          <w:lang w:val="en-US"/>
        </w:rPr>
        <w:t>, 201</w:t>
      </w:r>
      <w:del w:id="365" w:author="LEONARDO LIRA" w:date="2020-05-18T20:02:00Z">
        <w:r w:rsidRPr="00ED1D88" w:rsidDel="00F90282">
          <w:rPr>
            <w:rFonts w:eastAsia="Arial"/>
            <w:b/>
            <w:bCs/>
            <w:color w:val="000000" w:themeColor="text1"/>
            <w:sz w:val="20"/>
            <w:szCs w:val="18"/>
            <w:lang w:val="en-US"/>
          </w:rPr>
          <w:delText>8</w:delText>
        </w:r>
      </w:del>
      <w:ins w:id="366" w:author="LEONARDO LIRA" w:date="2020-05-18T20:02:00Z">
        <w:r w:rsidR="00F90282">
          <w:rPr>
            <w:rFonts w:eastAsia="Arial"/>
            <w:b/>
            <w:bCs/>
            <w:color w:val="000000" w:themeColor="text1"/>
            <w:sz w:val="20"/>
            <w:szCs w:val="18"/>
            <w:lang w:val="en-US"/>
          </w:rPr>
          <w:t>7</w:t>
        </w:r>
      </w:ins>
      <w:r w:rsidRPr="00ED1D88">
        <w:rPr>
          <w:rFonts w:eastAsia="Arial"/>
          <w:b/>
          <w:bCs/>
          <w:color w:val="000000" w:themeColor="text1"/>
          <w:sz w:val="20"/>
          <w:szCs w:val="18"/>
          <w:lang w:val="en-US"/>
        </w:rPr>
        <w:t xml:space="preserve">; </w:t>
      </w:r>
      <w:ins w:id="367" w:author="LEONARDO LIRA" w:date="2020-05-18T20:04:00Z">
        <w:r w:rsidR="00F90282" w:rsidRPr="00F90282">
          <w:rPr>
            <w:rFonts w:eastAsia="Arial"/>
            <w:b/>
            <w:bCs/>
            <w:color w:val="000000" w:themeColor="text1"/>
            <w:sz w:val="20"/>
            <w:szCs w:val="18"/>
            <w:lang w:val="en-US"/>
          </w:rPr>
          <w:t>Sierra Entertainment</w:t>
        </w:r>
      </w:ins>
      <w:del w:id="368" w:author="LEONARDO LIRA" w:date="2020-05-18T20:04:00Z">
        <w:r w:rsidRPr="00ED1D88" w:rsidDel="00F90282">
          <w:rPr>
            <w:rFonts w:eastAsia="Arial"/>
            <w:b/>
            <w:bCs/>
            <w:color w:val="000000" w:themeColor="text1"/>
            <w:sz w:val="20"/>
            <w:szCs w:val="18"/>
            <w:lang w:val="en-US"/>
          </w:rPr>
          <w:delText>The Game Bakers</w:delText>
        </w:r>
      </w:del>
      <w:r w:rsidRPr="00ED1D88">
        <w:rPr>
          <w:rFonts w:eastAsia="Arial"/>
          <w:b/>
          <w:bCs/>
          <w:color w:val="000000" w:themeColor="text1"/>
          <w:sz w:val="20"/>
          <w:szCs w:val="18"/>
          <w:lang w:val="en-US"/>
        </w:rPr>
        <w:t xml:space="preserve">, </w:t>
      </w:r>
      <w:r w:rsidRPr="00F90282">
        <w:rPr>
          <w:rFonts w:eastAsia="Arial"/>
          <w:b/>
          <w:bCs/>
          <w:color w:val="000000" w:themeColor="text1"/>
          <w:sz w:val="20"/>
          <w:szCs w:val="18"/>
          <w:u w:val="single"/>
          <w:lang w:val="en-US"/>
          <w:rPrChange w:id="369" w:author="LEONARDO LIRA" w:date="2020-05-18T20:07:00Z">
            <w:rPr>
              <w:rFonts w:eastAsia="Arial"/>
              <w:b/>
              <w:bCs/>
              <w:color w:val="000000" w:themeColor="text1"/>
              <w:sz w:val="20"/>
              <w:szCs w:val="18"/>
              <w:lang w:val="en-US"/>
            </w:rPr>
          </w:rPrChange>
        </w:rPr>
        <w:t>20</w:t>
      </w:r>
      <w:ins w:id="370" w:author="LEONARDO LIRA" w:date="2020-05-18T20:05:00Z">
        <w:r w:rsidR="00F90282" w:rsidRPr="00F90282">
          <w:rPr>
            <w:rFonts w:eastAsia="Arial"/>
            <w:b/>
            <w:bCs/>
            <w:color w:val="000000" w:themeColor="text1"/>
            <w:sz w:val="20"/>
            <w:szCs w:val="18"/>
            <w:u w:val="single"/>
            <w:lang w:val="en-US"/>
            <w:rPrChange w:id="371" w:author="LEONARDO LIRA" w:date="2020-05-18T20:07:00Z">
              <w:rPr>
                <w:rFonts w:eastAsia="Arial"/>
                <w:b/>
                <w:bCs/>
                <w:color w:val="000000" w:themeColor="text1"/>
                <w:sz w:val="20"/>
                <w:szCs w:val="18"/>
                <w:lang w:val="en-US"/>
              </w:rPr>
            </w:rPrChange>
          </w:rPr>
          <w:t>0</w:t>
        </w:r>
      </w:ins>
      <w:r w:rsidRPr="00F90282">
        <w:rPr>
          <w:rFonts w:eastAsia="Arial"/>
          <w:b/>
          <w:bCs/>
          <w:color w:val="000000" w:themeColor="text1"/>
          <w:sz w:val="20"/>
          <w:szCs w:val="18"/>
          <w:u w:val="single"/>
          <w:lang w:val="en-US"/>
          <w:rPrChange w:id="372" w:author="LEONARDO LIRA" w:date="2020-05-18T20:07:00Z">
            <w:rPr>
              <w:rFonts w:eastAsia="Arial"/>
              <w:b/>
              <w:bCs/>
              <w:color w:val="000000" w:themeColor="text1"/>
              <w:sz w:val="20"/>
              <w:szCs w:val="18"/>
              <w:lang w:val="en-US"/>
            </w:rPr>
          </w:rPrChange>
        </w:rPr>
        <w:t>1</w:t>
      </w:r>
      <w:del w:id="373" w:author="LEONARDO LIRA" w:date="2020-05-18T20:05: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5E3803DE" w14:textId="218B1300" w:rsidR="001C78EC" w:rsidRPr="00ED1D88" w:rsidRDefault="7C434651" w:rsidP="008D390E">
      <w:pPr>
        <w:pStyle w:val="PargrafodaLista"/>
        <w:numPr>
          <w:ilvl w:val="0"/>
          <w:numId w:val="1"/>
        </w:numPr>
        <w:rPr>
          <w:rStyle w:val="apple-style-span"/>
          <w:rFonts w:eastAsia="Arial"/>
          <w:color w:val="000000" w:themeColor="text1"/>
        </w:rPr>
      </w:pPr>
      <w:r w:rsidRPr="00AD3197">
        <w:rPr>
          <w:rStyle w:val="apple-style-span"/>
          <w:rFonts w:eastAsia="Arial"/>
          <w:color w:val="000000" w:themeColor="text1"/>
        </w:rPr>
        <w:t>Gênero:</w:t>
      </w:r>
      <w:r w:rsidR="002A6753" w:rsidRPr="00AD3197">
        <w:rPr>
          <w:rStyle w:val="apple-style-span"/>
          <w:rFonts w:eastAsia="Arial"/>
          <w:color w:val="000000" w:themeColor="text1"/>
        </w:rPr>
        <w:t xml:space="preserve"> </w:t>
      </w:r>
      <w:r w:rsidR="002A6753" w:rsidRPr="00ED1D88">
        <w:rPr>
          <w:rStyle w:val="apple-style-span"/>
          <w:rFonts w:eastAsia="Arial"/>
          <w:i/>
          <w:color w:val="000000" w:themeColor="text1"/>
        </w:rPr>
        <w:t>Rogue</w:t>
      </w:r>
      <w:r w:rsidR="006D0530" w:rsidRPr="00ED1D88">
        <w:rPr>
          <w:rStyle w:val="apple-style-span"/>
          <w:rFonts w:eastAsia="Arial"/>
          <w:i/>
          <w:color w:val="000000" w:themeColor="text1"/>
        </w:rPr>
        <w:t>-</w:t>
      </w:r>
      <w:r w:rsidR="002A6753" w:rsidRPr="00ED1D88">
        <w:rPr>
          <w:rStyle w:val="apple-style-span"/>
          <w:rFonts w:eastAsia="Arial"/>
          <w:i/>
          <w:color w:val="000000" w:themeColor="text1"/>
        </w:rPr>
        <w:t>lite</w:t>
      </w:r>
      <w:r w:rsidR="002A6753" w:rsidRPr="00AD3197">
        <w:rPr>
          <w:rStyle w:val="apple-style-span"/>
          <w:rFonts w:eastAsia="Arial"/>
          <w:color w:val="000000" w:themeColor="text1"/>
        </w:rPr>
        <w:t xml:space="preserve"> é baseado no subgênero </w:t>
      </w:r>
      <w:r w:rsidR="002A6753" w:rsidRPr="00ED1D88">
        <w:rPr>
          <w:rStyle w:val="apple-style-span"/>
          <w:rFonts w:eastAsia="Arial"/>
          <w:i/>
          <w:color w:val="000000" w:themeColor="text1"/>
        </w:rPr>
        <w:t>rogue</w:t>
      </w:r>
      <w:r w:rsidR="006D0530" w:rsidRPr="00ED1D88">
        <w:rPr>
          <w:rStyle w:val="apple-style-span"/>
          <w:rFonts w:eastAsia="Arial"/>
          <w:i/>
          <w:color w:val="000000" w:themeColor="text1"/>
        </w:rPr>
        <w:t>-</w:t>
      </w:r>
      <w:r w:rsidR="002A6753" w:rsidRPr="00ED1D88">
        <w:rPr>
          <w:rStyle w:val="apple-style-span"/>
          <w:rFonts w:eastAsia="Arial"/>
          <w:i/>
          <w:color w:val="000000" w:themeColor="text1"/>
        </w:rPr>
        <w:t>like</w:t>
      </w:r>
      <w:r w:rsidR="002A6753" w:rsidRPr="00AD3197">
        <w:rPr>
          <w:rStyle w:val="apple-style-span"/>
          <w:rFonts w:eastAsia="Arial"/>
          <w:color w:val="000000" w:themeColor="text1"/>
        </w:rPr>
        <w:t xml:space="preserve"> que por sua vez é um subgênero </w:t>
      </w:r>
      <w:r w:rsidR="002A6753" w:rsidRPr="00AD3197">
        <w:rPr>
          <w:color w:val="222222"/>
          <w:shd w:val="clear" w:color="auto" w:fill="FFFFFF"/>
        </w:rPr>
        <w:t>de jogos RPG, caracterizado pela geração de nível aleatória durante a partida, mapa baseado em ladrilho, e normalmente cenário com narrativa alta fantasia.</w:t>
      </w:r>
    </w:p>
    <w:p w14:paraId="250A561C" w14:textId="256B7D95" w:rsidR="000C3577" w:rsidRPr="00ED1D88" w:rsidRDefault="7C434651" w:rsidP="00ED1D88">
      <w:pPr>
        <w:pStyle w:val="TCC"/>
        <w:numPr>
          <w:ilvl w:val="0"/>
          <w:numId w:val="6"/>
        </w:numPr>
        <w:rPr>
          <w:rStyle w:val="apple-style-span"/>
          <w:color w:val="000000" w:themeColor="text1"/>
        </w:rPr>
      </w:pPr>
      <w:r w:rsidRPr="00AD3197">
        <w:rPr>
          <w:rStyle w:val="apple-style-span"/>
          <w:color w:val="000000" w:themeColor="text1"/>
        </w:rPr>
        <w:t>Plataforma alvo:</w:t>
      </w:r>
      <w:r w:rsidR="004051B6" w:rsidRPr="00AD3197">
        <w:rPr>
          <w:rStyle w:val="apple-style-span"/>
          <w:color w:val="000000" w:themeColor="text1"/>
        </w:rPr>
        <w:t xml:space="preserve"> </w:t>
      </w:r>
      <w:commentRangeStart w:id="374"/>
      <w:r w:rsidR="00DD2CCF" w:rsidRPr="00AD3197">
        <w:rPr>
          <w:rStyle w:val="apple-style-span"/>
          <w:color w:val="000000" w:themeColor="text1"/>
        </w:rPr>
        <w:t>Baseado na pesquisa r</w:t>
      </w:r>
      <w:r w:rsidR="004051B6" w:rsidRPr="00AD3197">
        <w:rPr>
          <w:rStyle w:val="apple-style-span"/>
          <w:color w:val="000000" w:themeColor="text1"/>
        </w:rPr>
        <w:t>ealizad</w:t>
      </w:r>
      <w:r w:rsidR="00DD2CCF" w:rsidRPr="00AD3197">
        <w:rPr>
          <w:rStyle w:val="apple-style-span"/>
          <w:color w:val="000000" w:themeColor="text1"/>
        </w:rPr>
        <w:t>a</w:t>
      </w:r>
      <w:r w:rsidR="004051B6" w:rsidRPr="00AD3197">
        <w:rPr>
          <w:rStyle w:val="apple-style-span"/>
          <w:color w:val="000000" w:themeColor="text1"/>
        </w:rPr>
        <w:t xml:space="preserve"> em agosto de 2018, </w:t>
      </w:r>
      <w:r w:rsidR="00417FC6" w:rsidRPr="00AD3197">
        <w:rPr>
          <w:rStyle w:val="apple-style-span"/>
          <w:color w:val="000000" w:themeColor="text1"/>
        </w:rPr>
        <w:t>2.211 jogadores</w:t>
      </w:r>
      <w:r w:rsidR="002723E9" w:rsidRPr="00AD3197">
        <w:rPr>
          <w:rStyle w:val="apple-style-span"/>
          <w:color w:val="000000" w:themeColor="text1"/>
        </w:rPr>
        <w:t xml:space="preserve"> latino americanos</w:t>
      </w:r>
      <w:r w:rsidR="00DD2CCF" w:rsidRPr="00AD3197">
        <w:rPr>
          <w:rStyle w:val="apple-style-span"/>
          <w:color w:val="000000" w:themeColor="text1"/>
        </w:rPr>
        <w:t xml:space="preserve"> foram entrevistados</w:t>
      </w:r>
      <w:r w:rsidR="00417FC6" w:rsidRPr="00AD3197">
        <w:rPr>
          <w:rStyle w:val="apple-style-span"/>
          <w:color w:val="000000" w:themeColor="text1"/>
        </w:rPr>
        <w:t xml:space="preserve">, </w:t>
      </w:r>
      <w:r w:rsidR="00700C82" w:rsidRPr="00AD3197">
        <w:rPr>
          <w:rStyle w:val="apple-style-span"/>
          <w:color w:val="000000" w:themeColor="text1"/>
        </w:rPr>
        <w:t xml:space="preserve">dentre eles </w:t>
      </w:r>
      <w:r w:rsidR="00417FC6" w:rsidRPr="00AD3197">
        <w:rPr>
          <w:rStyle w:val="apple-style-span"/>
          <w:color w:val="000000" w:themeColor="text1"/>
        </w:rPr>
        <w:t>63% deles jogam no computador</w:t>
      </w:r>
      <w:r w:rsidR="002723E9" w:rsidRPr="00AD3197">
        <w:rPr>
          <w:rStyle w:val="apple-style-span"/>
          <w:color w:val="000000" w:themeColor="text1"/>
        </w:rPr>
        <w:t xml:space="preserve">. O que torna uma plataforma </w:t>
      </w:r>
      <w:r w:rsidR="0055583C" w:rsidRPr="00AD3197">
        <w:rPr>
          <w:rStyle w:val="apple-style-span"/>
          <w:color w:val="000000" w:themeColor="text1"/>
        </w:rPr>
        <w:t>viável para desenvolvedores indies.</w:t>
      </w:r>
      <w:commentRangeEnd w:id="374"/>
      <w:r w:rsidR="005F7DD0">
        <w:rPr>
          <w:rStyle w:val="Refdecomentrio"/>
          <w:rFonts w:eastAsia="Calibri"/>
          <w:lang w:val="pt-BR" w:eastAsia="en-US" w:bidi="ar-SA"/>
        </w:rPr>
        <w:commentReference w:id="374"/>
      </w:r>
    </w:p>
    <w:p w14:paraId="18963C14" w14:textId="38B56054"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Mantendo o padrão dos jogos </w:t>
      </w:r>
      <w:r w:rsidR="0060309C" w:rsidRPr="00ED1D88">
        <w:rPr>
          <w:rStyle w:val="apple-style-span"/>
          <w:rFonts w:eastAsia="Arial"/>
          <w:i/>
          <w:color w:val="000000" w:themeColor="text1"/>
        </w:rPr>
        <w:t>rogue-like</w:t>
      </w:r>
      <w:r w:rsidR="0060309C" w:rsidRPr="00ED1D88">
        <w:rPr>
          <w:rStyle w:val="apple-style-span"/>
          <w:rFonts w:eastAsia="Arial"/>
          <w:color w:val="000000" w:themeColor="text1"/>
        </w:rPr>
        <w:t xml:space="preserve">, ANTHILL CONQUER possui </w:t>
      </w:r>
      <w:r w:rsidR="00C9550C" w:rsidRPr="00ED1D88">
        <w:rPr>
          <w:rStyle w:val="apple-style-span"/>
          <w:rFonts w:eastAsia="Arial"/>
          <w:color w:val="000000" w:themeColor="text1"/>
        </w:rPr>
        <w:t xml:space="preserve">o estilo </w:t>
      </w:r>
      <w:proofErr w:type="spellStart"/>
      <w:r w:rsidR="00C9550C" w:rsidRPr="00ED1D88">
        <w:rPr>
          <w:rStyle w:val="apple-style-span"/>
          <w:rFonts w:eastAsia="Arial"/>
          <w:color w:val="000000" w:themeColor="text1"/>
        </w:rPr>
        <w:t>artistísco</w:t>
      </w:r>
      <w:proofErr w:type="spellEnd"/>
      <w:r w:rsidR="00C9550C" w:rsidRPr="00ED1D88">
        <w:rPr>
          <w:rStyle w:val="apple-style-span"/>
          <w:rFonts w:eastAsia="Arial"/>
          <w:color w:val="000000" w:themeColor="text1"/>
        </w:rPr>
        <w:t xml:space="preserve"> baseado no pixel </w:t>
      </w:r>
      <w:proofErr w:type="spellStart"/>
      <w:r w:rsidR="00C9550C" w:rsidRPr="00ED1D88">
        <w:rPr>
          <w:rStyle w:val="apple-style-span"/>
          <w:rFonts w:eastAsia="Arial"/>
          <w:color w:val="000000" w:themeColor="text1"/>
        </w:rPr>
        <w:t>art</w:t>
      </w:r>
      <w:proofErr w:type="spellEnd"/>
      <w:r w:rsidR="00C9550C" w:rsidRPr="00ED1D88">
        <w:rPr>
          <w:rStyle w:val="apple-style-span"/>
          <w:rFonts w:eastAsia="Arial"/>
          <w:color w:val="000000" w:themeColor="text1"/>
        </w:rPr>
        <w:t xml:space="preserve">, totalmente inspirado no universo dos animais, tendo formigas, </w:t>
      </w:r>
      <w:r w:rsidR="00D90CBE" w:rsidRPr="00AD3197">
        <w:rPr>
          <w:rStyle w:val="apple-style-span"/>
          <w:rFonts w:eastAsia="Arial"/>
          <w:color w:val="000000" w:themeColor="text1"/>
        </w:rPr>
        <w:t>lagartas</w:t>
      </w:r>
      <w:r w:rsidR="00C9550C" w:rsidRPr="00ED1D88">
        <w:rPr>
          <w:rStyle w:val="apple-style-span"/>
          <w:rFonts w:eastAsia="Arial"/>
          <w:color w:val="000000" w:themeColor="text1"/>
        </w:rPr>
        <w:t xml:space="preserve"> e outros animais incorporados ao jogo.</w:t>
      </w:r>
    </w:p>
    <w:p w14:paraId="408CF091" w14:textId="7BAA4AB7" w:rsidR="00EE5756" w:rsidRPr="00ED1D88" w:rsidRDefault="7C434651" w:rsidP="00ED1D88">
      <w:pPr>
        <w:pStyle w:val="PargrafodaLista"/>
        <w:numPr>
          <w:ilvl w:val="0"/>
          <w:numId w:val="1"/>
        </w:numPr>
      </w:pPr>
      <w:proofErr w:type="gramStart"/>
      <w:r w:rsidRPr="00AD3197">
        <w:rPr>
          <w:rStyle w:val="apple-style-span"/>
          <w:rFonts w:eastAsia="Arial"/>
          <w:color w:val="000000" w:themeColor="text1"/>
        </w:rPr>
        <w:t>Público alvo</w:t>
      </w:r>
      <w:proofErr w:type="gramEnd"/>
      <w:r w:rsidRPr="00AD3197">
        <w:rPr>
          <w:rStyle w:val="apple-style-span"/>
          <w:rFonts w:eastAsia="Arial"/>
          <w:color w:val="000000" w:themeColor="text1"/>
        </w:rPr>
        <w:t>:</w:t>
      </w:r>
      <w:r w:rsidR="0092200D" w:rsidRPr="00ED1D88">
        <w:rPr>
          <w:rStyle w:val="apple-style-span"/>
          <w:rFonts w:eastAsia="Arial"/>
          <w:color w:val="000000" w:themeColor="text1"/>
        </w:rPr>
        <w:t xml:space="preserve"> </w:t>
      </w:r>
      <w:r w:rsidRPr="00ED1D88">
        <w:t>Jovens acima de 10 anos, que buscam por um jogo rápido, co</w:t>
      </w:r>
      <w:r w:rsidR="0092200D" w:rsidRPr="00ED1D88">
        <w:t>mpetitivo</w:t>
      </w:r>
      <w:r w:rsidRPr="00ED1D88">
        <w:t xml:space="preserve"> com elementos de rogue-like.</w:t>
      </w:r>
    </w:p>
    <w:p w14:paraId="79F5BFF1" w14:textId="77777777" w:rsidR="00EE5756" w:rsidRPr="00ED1D88" w:rsidRDefault="00EE5756" w:rsidP="7C434651">
      <w:pPr>
        <w:pStyle w:val="PargrafodaLista"/>
        <w:ind w:left="1069"/>
        <w:rPr>
          <w:rStyle w:val="apple-style-span"/>
          <w:rFonts w:eastAsia="Arial"/>
          <w:color w:val="000000" w:themeColor="text1"/>
          <w:lang w:val="pt-PT"/>
        </w:rPr>
      </w:pP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656444B0" w14:textId="2E8D7831" w:rsidR="00C518D5" w:rsidRPr="00AD3197" w:rsidRDefault="00C518D5" w:rsidP="7C434651">
      <w:pPr>
        <w:suppressAutoHyphens/>
        <w:spacing w:line="240" w:lineRule="auto"/>
        <w:jc w:val="left"/>
        <w:rPr>
          <w:rFonts w:eastAsia="Arial"/>
          <w:b/>
          <w:bCs/>
          <w:color w:val="000000" w:themeColor="text1"/>
          <w:sz w:val="20"/>
          <w:szCs w:val="20"/>
          <w:lang w:eastAsia="ar-SA"/>
        </w:rPr>
      </w:pPr>
    </w:p>
    <w:p w14:paraId="0448C6B9" w14:textId="77777777" w:rsidR="00C518D5" w:rsidRPr="00451BCC" w:rsidRDefault="00C518D5" w:rsidP="7C434651">
      <w:pPr>
        <w:suppressAutoHyphens/>
        <w:spacing w:line="240" w:lineRule="auto"/>
        <w:jc w:val="left"/>
        <w:rPr>
          <w:rFonts w:eastAsia="Arial"/>
          <w:b/>
          <w:bCs/>
          <w:color w:val="000000" w:themeColor="text1"/>
          <w:sz w:val="20"/>
          <w:szCs w:val="20"/>
          <w:lang w:eastAsia="ar-SA"/>
          <w:rPrChange w:id="375" w:author="LEONARDO LIRA" w:date="2020-05-18T20:51:00Z">
            <w:rPr>
              <w:rFonts w:eastAsia="Arial"/>
              <w:b/>
              <w:bCs/>
              <w:color w:val="000000" w:themeColor="text1"/>
              <w:sz w:val="20"/>
              <w:szCs w:val="20"/>
              <w:lang w:eastAsia="ar-SA"/>
            </w:rPr>
          </w:rPrChange>
        </w:rPr>
      </w:pPr>
    </w:p>
    <w:p w14:paraId="1A688A98" w14:textId="77777777" w:rsidR="002B7F5D" w:rsidRPr="00AD3197" w:rsidRDefault="7C434651" w:rsidP="7C434651">
      <w:pPr>
        <w:pStyle w:val="TCC"/>
        <w:rPr>
          <w:lang w:val="pt-BR"/>
        </w:rPr>
      </w:pPr>
      <w:r w:rsidRPr="00AD3197">
        <w:rPr>
          <w:lang w:val="pt-BR"/>
        </w:rPr>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3DDFBC04" w:rsidR="002B7F5D" w:rsidRDefault="7C434651" w:rsidP="7C434651">
      <w:pPr>
        <w:pStyle w:val="TCC"/>
        <w:rPr>
          <w:ins w:id="376" w:author="LEONARDO LIRA" w:date="2020-05-18T19:39:00Z"/>
          <w:lang w:val="pt-BR"/>
        </w:rPr>
      </w:pPr>
      <w:del w:id="377" w:author="LEONARDO LIRA" w:date="2020-05-18T19:29:00Z">
        <w:r w:rsidRPr="00AD3197" w:rsidDel="002539B6">
          <w:rPr>
            <w:lang w:val="pt-BR"/>
          </w:rPr>
          <w:delText>Photoshop</w:delText>
        </w:r>
      </w:del>
      <w:proofErr w:type="spellStart"/>
      <w:ins w:id="378" w:author="LEONARDO LIRA" w:date="2020-05-18T19:29:00Z">
        <w:r w:rsidR="002539B6">
          <w:rPr>
            <w:lang w:val="pt-BR"/>
          </w:rPr>
          <w:t>Affinity</w:t>
        </w:r>
        <w:proofErr w:type="spellEnd"/>
        <w:r w:rsidR="002539B6">
          <w:rPr>
            <w:lang w:val="pt-BR"/>
          </w:rPr>
          <w:t xml:space="preserve"> Designer</w:t>
        </w:r>
      </w:ins>
      <w:r w:rsidRPr="00AD3197">
        <w:rPr>
          <w:lang w:val="pt-BR"/>
        </w:rPr>
        <w:t>: um programa de edição de imagens bidimensionais como: ilustrações, web design e fotografia.</w:t>
      </w:r>
    </w:p>
    <w:p w14:paraId="4B3CCDC1" w14:textId="1EE43B5F" w:rsidR="008D0AEA" w:rsidRDefault="008D0AEA" w:rsidP="7C434651">
      <w:pPr>
        <w:pStyle w:val="TCC"/>
        <w:rPr>
          <w:ins w:id="379" w:author="LEONARDO LIRA" w:date="2020-05-18T19:39:00Z"/>
          <w:lang w:val="pt-BR"/>
        </w:rPr>
      </w:pPr>
      <w:proofErr w:type="spellStart"/>
      <w:ins w:id="380" w:author="LEONARDO LIRA" w:date="2020-05-18T19:39:00Z">
        <w:r>
          <w:rPr>
            <w:lang w:val="pt-BR"/>
          </w:rPr>
          <w:t>Affinity</w:t>
        </w:r>
        <w:proofErr w:type="spellEnd"/>
        <w:r>
          <w:rPr>
            <w:lang w:val="pt-BR"/>
          </w:rPr>
          <w:t xml:space="preserve"> </w:t>
        </w:r>
        <w:proofErr w:type="spellStart"/>
        <w:r>
          <w:rPr>
            <w:lang w:val="pt-BR"/>
          </w:rPr>
          <w:t>Photo</w:t>
        </w:r>
        <w:proofErr w:type="spellEnd"/>
        <w:r>
          <w:rPr>
            <w:lang w:val="pt-BR"/>
          </w:rPr>
          <w:t>:</w:t>
        </w:r>
      </w:ins>
    </w:p>
    <w:p w14:paraId="34C65E8A" w14:textId="148E0B20" w:rsidR="008D0AEA" w:rsidRDefault="008D0AEA" w:rsidP="7C434651">
      <w:pPr>
        <w:pStyle w:val="TCC"/>
        <w:rPr>
          <w:ins w:id="381" w:author="LEONARDO LIRA" w:date="2020-05-18T19:39:00Z"/>
          <w:lang w:val="pt-BR"/>
        </w:rPr>
      </w:pPr>
      <w:proofErr w:type="spellStart"/>
      <w:ins w:id="382" w:author="LEONARDO LIRA" w:date="2020-05-18T19:39:00Z">
        <w:r>
          <w:rPr>
            <w:lang w:val="pt-BR"/>
          </w:rPr>
          <w:t>Zbrush</w:t>
        </w:r>
        <w:proofErr w:type="spellEnd"/>
        <w:r>
          <w:rPr>
            <w:lang w:val="pt-BR"/>
          </w:rPr>
          <w:t>:</w:t>
        </w:r>
      </w:ins>
    </w:p>
    <w:p w14:paraId="284D7CD4" w14:textId="0E400633" w:rsidR="008D0AEA" w:rsidRDefault="008D0AEA" w:rsidP="7C434651">
      <w:pPr>
        <w:pStyle w:val="TCC"/>
        <w:rPr>
          <w:ins w:id="383" w:author="LEONARDO LIRA" w:date="2020-05-18T19:39:00Z"/>
          <w:lang w:val="pt-BR"/>
        </w:rPr>
      </w:pPr>
      <w:ins w:id="384" w:author="LEONARDO LIRA" w:date="2020-05-18T19:39:00Z">
        <w:r>
          <w:rPr>
            <w:lang w:val="pt-BR"/>
          </w:rPr>
          <w:t>Blender:</w:t>
        </w:r>
      </w:ins>
    </w:p>
    <w:p w14:paraId="493A888D" w14:textId="265522A0" w:rsidR="008D0AEA" w:rsidRPr="008D0AEA" w:rsidRDefault="008D0AEA" w:rsidP="7C434651">
      <w:pPr>
        <w:pStyle w:val="TCC"/>
        <w:rPr>
          <w:u w:val="single"/>
          <w:lang w:val="pt-BR"/>
          <w:rPrChange w:id="385" w:author="LEONARDO LIRA" w:date="2020-05-18T19:40:00Z">
            <w:rPr>
              <w:lang w:val="pt-BR"/>
            </w:rPr>
          </w:rPrChange>
        </w:rPr>
      </w:pPr>
      <w:proofErr w:type="spellStart"/>
      <w:ins w:id="386" w:author="LEONARDO LIRA" w:date="2020-05-18T19:39:00Z">
        <w:r>
          <w:rPr>
            <w:lang w:val="pt-BR"/>
          </w:rPr>
          <w:t>Su</w:t>
        </w:r>
      </w:ins>
      <w:ins w:id="387" w:author="LEONARDO LIRA" w:date="2020-05-18T19:40:00Z">
        <w:r>
          <w:rPr>
            <w:lang w:val="pt-BR"/>
          </w:rPr>
          <w:t>bstance</w:t>
        </w:r>
        <w:proofErr w:type="spellEnd"/>
        <w:r>
          <w:rPr>
            <w:lang w:val="pt-BR"/>
          </w:rPr>
          <w:t xml:space="preserve"> </w:t>
        </w:r>
        <w:proofErr w:type="spellStart"/>
        <w:r>
          <w:rPr>
            <w:lang w:val="pt-BR"/>
          </w:rPr>
          <w:t>Painter</w:t>
        </w:r>
        <w:proofErr w:type="spellEnd"/>
        <w:r>
          <w:rPr>
            <w:lang w:val="pt-BR"/>
          </w:rPr>
          <w:t>:</w:t>
        </w:r>
      </w:ins>
    </w:p>
    <w:p w14:paraId="739F63C8" w14:textId="07846E5C" w:rsidR="002B7F5D" w:rsidRPr="00AD3197" w:rsidDel="002539B6" w:rsidRDefault="7C434651" w:rsidP="7C434651">
      <w:pPr>
        <w:pStyle w:val="TCC"/>
        <w:rPr>
          <w:del w:id="388" w:author="LEONARDO LIRA" w:date="2020-05-18T19:30:00Z"/>
          <w:lang w:val="pt-BR"/>
        </w:rPr>
      </w:pPr>
      <w:del w:id="389" w:author="LEONARDO LIRA" w:date="2020-05-18T19:30:00Z">
        <w:r w:rsidRPr="00AD3197" w:rsidDel="002539B6">
          <w:rPr>
            <w:lang w:val="pt-BR"/>
          </w:rPr>
          <w:delText>Aseprite: Um editor de imagens animadas e uma ferramenta para criação de animação de artes em pixel;</w:delText>
        </w:r>
      </w:del>
    </w:p>
    <w:p w14:paraId="44C3EF69" w14:textId="6B0D1821" w:rsidR="002B7F5D" w:rsidRPr="00AD3197" w:rsidDel="002539B6" w:rsidRDefault="7C434651" w:rsidP="7C434651">
      <w:pPr>
        <w:pStyle w:val="TCC"/>
        <w:rPr>
          <w:del w:id="390" w:author="LEONARDO LIRA" w:date="2020-05-18T19:29:00Z"/>
          <w:lang w:val="pt-BR"/>
        </w:rPr>
      </w:pPr>
      <w:commentRangeStart w:id="391"/>
      <w:del w:id="392" w:author="LEONARDO LIRA" w:date="2020-05-18T19:29:00Z">
        <w:r w:rsidRPr="00AD3197" w:rsidDel="002539B6">
          <w:rPr>
            <w:lang w:val="pt-BR"/>
          </w:rPr>
          <w:delText>Dragon Bones</w:delText>
        </w:r>
        <w:commentRangeEnd w:id="391"/>
        <w:r w:rsidR="000C59FC" w:rsidDel="002539B6">
          <w:rPr>
            <w:rStyle w:val="Refdecomentrio"/>
            <w:rFonts w:eastAsia="Calibri"/>
            <w:lang w:val="pt-BR" w:eastAsia="en-US" w:bidi="ar-SA"/>
          </w:rPr>
          <w:commentReference w:id="391"/>
        </w:r>
        <w:r w:rsidRPr="00AD3197" w:rsidDel="002539B6">
          <w:rPr>
            <w:lang w:val="pt-BR"/>
          </w:rPr>
          <w:delText>: Um programa focado em animação 2D para jogos e de conteúdo midiático para designers. Fornecendo soluções animação 2D com a utilização de bones para animar e deformar imagens.</w:delText>
        </w:r>
      </w:del>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453F2525" w:rsidR="002B7F5D" w:rsidRDefault="002B7F5D" w:rsidP="7C434651">
      <w:pPr>
        <w:pStyle w:val="TCC"/>
        <w:rPr>
          <w:ins w:id="393" w:author="LEONARDO LIRA" w:date="2020-05-18T19:29:00Z"/>
          <w:lang w:val="pt-BR"/>
        </w:rPr>
      </w:pPr>
      <w:proofErr w:type="spellStart"/>
      <w:r w:rsidRPr="00AD3197">
        <w:rPr>
          <w:lang w:val="pt-BR"/>
        </w:rPr>
        <w:t>Trello</w:t>
      </w:r>
      <w:proofErr w:type="spellEnd"/>
      <w:r w:rsidRPr="00AD3197">
        <w:rPr>
          <w:lang w:val="pt-BR"/>
        </w:rPr>
        <w:t xml:space="preserve">: </w:t>
      </w:r>
      <w:ins w:id="394" w:author="LEONARDO LIRA" w:date="2020-05-18T19:28:00Z">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ins>
      <w:del w:id="395" w:author="LEONARDO LIRA" w:date="2020-05-18T19:28:00Z">
        <w:r w:rsidRPr="00AD3197" w:rsidDel="002539B6">
          <w:rPr>
            <w:lang w:val="pt-BR"/>
          </w:rPr>
          <w:delText>aplicativo de gerenciamento e organização de projetos baseado na</w:delText>
        </w:r>
        <w:r w:rsidRPr="00AD3197" w:rsidDel="002539B6">
          <w:rPr>
            <w:spacing w:val="-42"/>
            <w:lang w:val="pt-BR"/>
          </w:rPr>
          <w:delText xml:space="preserve"> </w:delText>
        </w:r>
        <w:r w:rsidRPr="00AD3197" w:rsidDel="002539B6">
          <w:rPr>
            <w:lang w:val="pt-BR"/>
          </w:rPr>
          <w:delText>web.</w:delText>
        </w:r>
      </w:del>
    </w:p>
    <w:p w14:paraId="2280D635" w14:textId="3930ECE2" w:rsidR="002539B6" w:rsidRPr="00AD3197" w:rsidRDefault="002539B6" w:rsidP="7C434651">
      <w:pPr>
        <w:pStyle w:val="TCC"/>
        <w:rPr>
          <w:lang w:val="pt-BR"/>
        </w:rPr>
      </w:pPr>
      <w:ins w:id="396" w:author="LEONARDO LIRA" w:date="2020-05-18T19:29:00Z">
        <w:r>
          <w:rPr>
            <w:lang w:val="pt-BR"/>
          </w:rPr>
          <w:t xml:space="preserve">Adobe XD: </w:t>
        </w:r>
      </w:ins>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397" w:name="_Toc483148323"/>
      <w:bookmarkStart w:id="398"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97"/>
      <w:r w:rsidR="00F67597" w:rsidRPr="00AD3197">
        <w:rPr>
          <w:rFonts w:eastAsia="Arial"/>
          <w:color w:val="000000" w:themeColor="text1"/>
          <w:lang w:eastAsia="ar-SA"/>
        </w:rPr>
        <w:t>PROJETO DO JOGO</w:t>
      </w:r>
      <w:bookmarkEnd w:id="398"/>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407839F6"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del w:id="399" w:author="LEONARDO LIRA" w:date="2020-05-18T20:07:00Z">
        <w:r w:rsidRPr="00AD3197" w:rsidDel="00F90282">
          <w:rPr>
            <w:rFonts w:eastAsia="Arial"/>
            <w:color w:val="000000" w:themeColor="text1"/>
            <w:kern w:val="1"/>
            <w:lang w:eastAsia="ar-SA"/>
          </w:rPr>
          <w:delText>ANTHILL CONQUER</w:delText>
        </w:r>
      </w:del>
      <w:ins w:id="400" w:author="LEONARDO LIRA" w:date="2020-05-18T20:07:00Z">
        <w:r w:rsidR="00F90282">
          <w:rPr>
            <w:rFonts w:eastAsia="Arial"/>
            <w:color w:val="000000" w:themeColor="text1"/>
            <w:kern w:val="1"/>
            <w:lang w:eastAsia="ar-SA"/>
          </w:rPr>
          <w:t xml:space="preserve">Magic </w:t>
        </w:r>
        <w:proofErr w:type="spellStart"/>
        <w:r w:rsidR="00F90282">
          <w:rPr>
            <w:rFonts w:eastAsia="Arial"/>
            <w:color w:val="000000" w:themeColor="text1"/>
            <w:kern w:val="1"/>
            <w:lang w:eastAsia="ar-SA"/>
          </w:rPr>
          <w:t>Realm</w:t>
        </w:r>
      </w:ins>
      <w:proofErr w:type="spellEnd"/>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401"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401"/>
    </w:p>
    <w:p w14:paraId="000384A6" w14:textId="77777777" w:rsidR="00F67597" w:rsidRPr="00AD3197" w:rsidRDefault="00F67597" w:rsidP="7C434651">
      <w:pPr>
        <w:rPr>
          <w:rFonts w:eastAsia="Arial"/>
          <w:color w:val="000000" w:themeColor="text1"/>
          <w:lang w:eastAsia="ar-SA"/>
        </w:rPr>
      </w:pPr>
    </w:p>
    <w:p w14:paraId="220494BF" w14:textId="376E8477"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w:t>
      </w:r>
      <w:commentRangeStart w:id="402"/>
      <w:proofErr w:type="spellStart"/>
      <w:r w:rsidRPr="00AD3197">
        <w:rPr>
          <w:rFonts w:eastAsia="Arial"/>
          <w:color w:val="000000" w:themeColor="text1"/>
          <w:kern w:val="1"/>
          <w:lang w:eastAsia="ar-SA"/>
        </w:rPr>
        <w:t>roguelike</w:t>
      </w:r>
      <w:commentRangeEnd w:id="402"/>
      <w:proofErr w:type="spellEnd"/>
      <w:r w:rsidR="000C59FC">
        <w:rPr>
          <w:rStyle w:val="Refdecomentrio"/>
        </w:rPr>
        <w:commentReference w:id="402"/>
      </w:r>
      <w:r w:rsidRPr="00AD3197">
        <w:rPr>
          <w:rFonts w:eastAsia="Arial"/>
          <w:color w:val="000000" w:themeColor="text1"/>
          <w:kern w:val="1"/>
          <w:lang w:eastAsia="ar-SA"/>
        </w:rPr>
        <w:t xml:space="preserv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del w:id="403" w:author="Administrador" w:date="2019-11-11T18:07:00Z">
        <w:r w:rsidR="00FC0C29" w:rsidRPr="00AD3197" w:rsidDel="000C59FC">
          <w:rPr>
            <w:rFonts w:eastAsia="Arial"/>
            <w:color w:val="000000" w:themeColor="text1"/>
            <w:kern w:val="1"/>
            <w:lang w:eastAsia="ar-SA"/>
          </w:rPr>
          <w:delText>reconstruidos</w:delText>
        </w:r>
      </w:del>
      <w:ins w:id="404" w:author="Administrador" w:date="2019-11-11T18:07:00Z">
        <w:r w:rsidR="000C59FC" w:rsidRPr="00AD3197">
          <w:rPr>
            <w:rFonts w:eastAsia="Arial"/>
            <w:color w:val="000000" w:themeColor="text1"/>
            <w:kern w:val="1"/>
            <w:lang w:eastAsia="ar-SA"/>
          </w:rPr>
          <w:t>reconstruídos</w:t>
        </w:r>
      </w:ins>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 xml:space="preserve">conectadas a sala </w:t>
      </w:r>
      <w:proofErr w:type="spellStart"/>
      <w:r w:rsidR="00C4783E" w:rsidRPr="00AD3197">
        <w:rPr>
          <w:rFonts w:eastAsia="Arial"/>
          <w:color w:val="000000" w:themeColor="text1"/>
          <w:kern w:val="1"/>
          <w:lang w:eastAsia="ar-SA"/>
        </w:rPr>
        <w:t>incial</w:t>
      </w:r>
      <w:proofErr w:type="spellEnd"/>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 xml:space="preserve">processo de </w:t>
      </w:r>
      <w:proofErr w:type="spellStart"/>
      <w:r w:rsidR="00C4783E" w:rsidRPr="00AD3197">
        <w:rPr>
          <w:rFonts w:eastAsia="Arial"/>
          <w:color w:val="000000" w:themeColor="text1"/>
          <w:kern w:val="1"/>
          <w:lang w:eastAsia="ar-SA"/>
        </w:rPr>
        <w:t>criaçao</w:t>
      </w:r>
      <w:proofErr w:type="spellEnd"/>
      <w:r w:rsidR="00C4783E" w:rsidRPr="00AD3197">
        <w:rPr>
          <w:rFonts w:eastAsia="Arial"/>
          <w:color w:val="000000" w:themeColor="text1"/>
          <w:kern w:val="1"/>
          <w:lang w:eastAsia="ar-SA"/>
        </w:rPr>
        <w:t xml:space="preserve">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BCB2526"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405"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405"/>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77202AE2"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406"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406"/>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1B78D6A1"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407"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407"/>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w:t>
      </w:r>
      <w:commentRangeStart w:id="408"/>
      <w:r w:rsidRPr="00AD3197">
        <w:rPr>
          <w:rFonts w:eastAsia="Arial"/>
          <w:color w:val="000000" w:themeColor="text1"/>
        </w:rPr>
        <w:t>a sala do chefe de</w:t>
      </w:r>
      <w:commentRangeEnd w:id="408"/>
      <w:r w:rsidR="000C59FC">
        <w:rPr>
          <w:rStyle w:val="Refdecomentrio"/>
        </w:rPr>
        <w:commentReference w:id="408"/>
      </w:r>
      <w:r w:rsidRPr="00AD3197">
        <w:rPr>
          <w:rFonts w:eastAsia="Arial"/>
          <w:color w:val="000000" w:themeColor="text1"/>
        </w:rPr>
        <w:t xml:space="preserv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 xml:space="preserve">a luta contra esse chefe, será em um antigo templo parcialmente afundado em água. As formigas não sabem nadar, então </w:t>
      </w:r>
      <w:proofErr w:type="gramStart"/>
      <w:r w:rsidRPr="00AD3197">
        <w:rPr>
          <w:rFonts w:eastAsia="Arial"/>
          <w:color w:val="000000" w:themeColor="text1"/>
        </w:rPr>
        <w:t>o  jogador</w:t>
      </w:r>
      <w:proofErr w:type="gramEnd"/>
      <w:r w:rsidRPr="00AD3197">
        <w:rPr>
          <w:rFonts w:eastAsia="Arial"/>
          <w:color w:val="000000" w:themeColor="text1"/>
        </w:rPr>
        <w:t xml:space="preserve">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6CB86B5B"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409"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409"/>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commentRangeStart w:id="410"/>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commentRangeEnd w:id="410"/>
      <w:r w:rsidR="000C59FC">
        <w:rPr>
          <w:rStyle w:val="Refdecomentrio"/>
        </w:rPr>
        <w:commentReference w:id="410"/>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411" w:name="_Toc508437568"/>
      <w:bookmarkStart w:id="412"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411"/>
      <w:bookmarkEnd w:id="41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proofErr w:type="gramStart"/>
      <w:r w:rsidR="00254830" w:rsidRPr="00AD3197">
        <w:rPr>
          <w:rFonts w:eastAsia="Arial"/>
          <w:color w:val="000000" w:themeColor="text1"/>
        </w:rPr>
        <w:t>d</w:t>
      </w:r>
      <w:r w:rsidR="006D5C67" w:rsidRPr="00AD3197">
        <w:rPr>
          <w:rFonts w:eastAsia="Arial"/>
          <w:color w:val="000000" w:themeColor="text1"/>
        </w:rPr>
        <w:t>o mesmo</w:t>
      </w:r>
      <w:proofErr w:type="gramEnd"/>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71BA3110"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413"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41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commentRangeStart w:id="414"/>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commentRangeEnd w:id="414"/>
      <w:r w:rsidR="000C59FC">
        <w:rPr>
          <w:rStyle w:val="Refdecomentrio"/>
          <w:b w:val="0"/>
          <w:bCs w:val="0"/>
        </w:rPr>
        <w:commentReference w:id="414"/>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5ABD2020" w:rsidR="004C26B8" w:rsidRPr="00AD3197" w:rsidRDefault="004C26B8" w:rsidP="00ED1D88">
      <w:pPr>
        <w:suppressAutoHyphens/>
        <w:spacing w:line="240" w:lineRule="auto"/>
        <w:jc w:val="left"/>
        <w:rPr>
          <w:rFonts w:eastAsia="Arial"/>
          <w:color w:val="000000" w:themeColor="text1"/>
          <w:szCs w:val="20"/>
          <w:lang w:eastAsia="ar-SA"/>
        </w:rPr>
      </w:pPr>
      <w:bookmarkStart w:id="415"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415"/>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670EBA96"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16"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416"/>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proofErr w:type="gramStart"/>
      <w:r w:rsidR="00556DA6" w:rsidRPr="00AD3197">
        <w:t>¹</w:t>
      </w:r>
      <w:r w:rsidR="00970448" w:rsidRPr="00ED1D88">
        <w:rPr>
          <w:rFonts w:eastAsia="Arial"/>
        </w:rPr>
        <w:t xml:space="preserve"> </w:t>
      </w:r>
      <w:r w:rsidRPr="00ED1D88">
        <w:rPr>
          <w:rFonts w:eastAsia="Arial"/>
        </w:rPr>
        <w:t xml:space="preserve"> o</w:t>
      </w:r>
      <w:proofErr w:type="gramEnd"/>
      <w:r w:rsidRPr="00ED1D88">
        <w:rPr>
          <w:rFonts w:eastAsia="Arial"/>
        </w:rPr>
        <w:t xml:space="preserve">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w:t>
      </w:r>
      <w:proofErr w:type="gramStart"/>
      <w:r w:rsidRPr="00ED1D88">
        <w:rPr>
          <w:rFonts w:eastAsia="Arial"/>
        </w:rPr>
        <w:t>jogador,  a</w:t>
      </w:r>
      <w:proofErr w:type="gramEnd"/>
      <w:r w:rsidRPr="00ED1D88">
        <w:rPr>
          <w:rFonts w:eastAsia="Arial"/>
        </w:rPr>
        <w:t xml:space="preserve">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2ACEBBE4" w:rsidR="00FA24FD" w:rsidRPr="00AD3197" w:rsidRDefault="00FA24FD" w:rsidP="00E776A7">
      <w:pPr>
        <w:spacing w:line="240" w:lineRule="auto"/>
        <w:jc w:val="left"/>
        <w:rPr>
          <w:rFonts w:eastAsia="Arial"/>
          <w:b/>
          <w:bCs/>
          <w:color w:val="000000" w:themeColor="text1"/>
          <w:sz w:val="20"/>
          <w:szCs w:val="20"/>
          <w:lang w:eastAsia="ar-SA"/>
        </w:rPr>
      </w:pPr>
      <w:bookmarkStart w:id="417"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417"/>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52003AB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18"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418"/>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067C48B"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419"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419"/>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ins w:id="420" w:author="LEONARDO LIRA" w:date="2020-05-18T19:37:00Z"/>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8D0AEA" w:rsidRDefault="008D0AEA" w:rsidP="008D0AEA">
      <w:pPr>
        <w:rPr>
          <w:rPrChange w:id="421" w:author="LEONARDO LIRA" w:date="2020-05-18T19:37:00Z">
            <w:rPr>
              <w:rFonts w:eastAsia="Arial"/>
              <w:color w:val="000000" w:themeColor="text1"/>
            </w:rPr>
          </w:rPrChange>
        </w:rPr>
        <w:pPrChange w:id="422" w:author="LEONARDO LIRA" w:date="2020-05-18T19:37:00Z">
          <w:pPr>
            <w:pStyle w:val="Legenda"/>
            <w:keepNext/>
            <w:spacing w:after="0"/>
          </w:pPr>
        </w:pPrChange>
      </w:pPr>
    </w:p>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423"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423"/>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581D2ED9" w:rsidR="00783679" w:rsidRPr="00AA4954" w:rsidRDefault="00783679" w:rsidP="00ED1D88">
      <w:pPr>
        <w:suppressAutoHyphens/>
        <w:spacing w:line="240" w:lineRule="auto"/>
        <w:jc w:val="left"/>
        <w:rPr>
          <w:b/>
          <w:bCs/>
          <w:sz w:val="20"/>
          <w:szCs w:val="20"/>
          <w:highlight w:val="yellow"/>
        </w:rPr>
      </w:pPr>
      <w:bookmarkStart w:id="424"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B509A5" w:rsidRPr="00AA4954">
        <w:rPr>
          <w:rFonts w:eastAsia="Arial"/>
          <w:b/>
          <w:bCs/>
          <w:noProof/>
          <w:color w:val="000000" w:themeColor="text1"/>
          <w:sz w:val="20"/>
          <w:szCs w:val="20"/>
          <w:highlight w:val="yellow"/>
          <w:lang w:eastAsia="ar-SA"/>
        </w:rPr>
        <w:t>16</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424"/>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FF02620" w:rsidR="00D31401" w:rsidRPr="00AA4954" w:rsidRDefault="00D31401">
      <w:pPr>
        <w:suppressAutoHyphens/>
        <w:spacing w:line="240" w:lineRule="auto"/>
        <w:jc w:val="left"/>
        <w:rPr>
          <w:rFonts w:eastAsia="Arial"/>
          <w:b/>
          <w:bCs/>
          <w:color w:val="000000" w:themeColor="text1"/>
          <w:sz w:val="20"/>
          <w:szCs w:val="20"/>
          <w:lang w:eastAsia="ar-SA"/>
        </w:rPr>
      </w:pPr>
      <w:bookmarkStart w:id="425"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B509A5" w:rsidRPr="00AA4954">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425"/>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426" w:name="_Toc508437573"/>
      <w:bookmarkStart w:id="427"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426"/>
      <w:bookmarkEnd w:id="427"/>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commentRangeStart w:id="428"/>
      <w:proofErr w:type="spellStart"/>
      <w:r w:rsidRPr="00BA352D">
        <w:rPr>
          <w:rFonts w:eastAsia="Arial"/>
          <w:i/>
        </w:rPr>
        <w:t>dash</w:t>
      </w:r>
      <w:proofErr w:type="spellEnd"/>
      <w:r w:rsidRPr="00BA352D">
        <w:rPr>
          <w:rFonts w:eastAsia="Arial"/>
        </w:rPr>
        <w:t xml:space="preserve"> para esquivar-se dos inimigos</w:t>
      </w:r>
      <w:commentRangeEnd w:id="428"/>
      <w:r w:rsidR="005A6C6C">
        <w:rPr>
          <w:rStyle w:val="Refdecomentrio"/>
        </w:rPr>
        <w:commentReference w:id="428"/>
      </w:r>
      <w:r w:rsidRPr="00BA352D">
        <w:rPr>
          <w:rFonts w:eastAsia="Arial"/>
        </w:rPr>
        <w:t>, e a vida das duas serão baseadas na mesma mecânica (explicada no tópico das mecânicas</w:t>
      </w:r>
      <w:r w:rsidR="00DC2284" w:rsidRPr="00BA352D">
        <w:rPr>
          <w:rFonts w:eastAsia="Arial"/>
        </w:rPr>
        <w:t xml:space="preserve">, página </w:t>
      </w:r>
      <w:commentRangeStart w:id="429"/>
      <w:r w:rsidR="00DC2284" w:rsidRPr="00BA352D">
        <w:rPr>
          <w:rFonts w:eastAsia="Arial"/>
        </w:rPr>
        <w:t>XX</w:t>
      </w:r>
      <w:commentRangeEnd w:id="429"/>
      <w:r w:rsidR="005A6C6C">
        <w:rPr>
          <w:rStyle w:val="Refdecomentrio"/>
        </w:rPr>
        <w:commentReference w:id="429"/>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430" w:name="_Toc507852243"/>
      <w:bookmarkStart w:id="431" w:name="_Toc508437574"/>
      <w:bookmarkStart w:id="432" w:name="_Toc507857876"/>
      <w:bookmarkStart w:id="433"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430"/>
      <w:bookmarkEnd w:id="431"/>
      <w:bookmarkEnd w:id="432"/>
      <w:bookmarkEnd w:id="433"/>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1CD0D3B4" w:rsidR="007D4535" w:rsidRPr="00BA352D" w:rsidRDefault="007D4535" w:rsidP="00ED1D88">
      <w:pPr>
        <w:suppressAutoHyphens/>
        <w:spacing w:line="240" w:lineRule="auto"/>
        <w:jc w:val="left"/>
        <w:rPr>
          <w:rFonts w:eastAsia="Arial"/>
          <w:color w:val="000000" w:themeColor="text1"/>
          <w:szCs w:val="20"/>
          <w:lang w:eastAsia="ar-SA"/>
        </w:rPr>
      </w:pPr>
      <w:bookmarkStart w:id="434"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17</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434"/>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435"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435"/>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7EC91815" w:rsidR="007D4535" w:rsidRPr="00BA352D" w:rsidRDefault="007D4535" w:rsidP="00ED1D88">
      <w:pPr>
        <w:suppressAutoHyphens/>
        <w:spacing w:line="240" w:lineRule="auto"/>
        <w:jc w:val="left"/>
        <w:rPr>
          <w:rFonts w:eastAsia="Arial"/>
          <w:color w:val="000000" w:themeColor="text1"/>
          <w:szCs w:val="20"/>
          <w:lang w:eastAsia="ar-SA"/>
        </w:rPr>
      </w:pPr>
      <w:bookmarkStart w:id="436"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19</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436"/>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3"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437" w:name="_Toc508437578"/>
      <w:bookmarkStart w:id="438"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437"/>
      <w:bookmarkEnd w:id="438"/>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439"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439"/>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xml:space="preserve">: </w:t>
      </w:r>
      <w:proofErr w:type="gramStart"/>
      <w:r w:rsidR="003C6F7D" w:rsidRPr="00AD3197">
        <w:rPr>
          <w:rFonts w:eastAsia="Arial"/>
        </w:rPr>
        <w:t>A</w:t>
      </w:r>
      <w:r w:rsidRPr="00AD3197">
        <w:t xml:space="preserve"> vida das duas formigas serão</w:t>
      </w:r>
      <w:proofErr w:type="gramEnd"/>
      <w:r w:rsidRPr="00AD3197">
        <w:t xml:space="preserve">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5581FDDF" w:rsidR="00B722D0" w:rsidRPr="00ED1D88" w:rsidRDefault="00B722D0" w:rsidP="00ED1D88">
      <w:pPr>
        <w:suppressAutoHyphens/>
        <w:spacing w:line="240" w:lineRule="auto"/>
        <w:jc w:val="left"/>
        <w:rPr>
          <w:b/>
          <w:bCs/>
          <w:sz w:val="20"/>
          <w:szCs w:val="20"/>
        </w:rPr>
      </w:pPr>
      <w:bookmarkStart w:id="440"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440"/>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proofErr w:type="gramStart"/>
      <w:r w:rsidR="006C01EF">
        <w:rPr>
          <w:lang w:val="pt-BR"/>
        </w:rPr>
        <w:t>aproximarem-se</w:t>
      </w:r>
      <w:proofErr w:type="gramEnd"/>
      <w:r w:rsidR="006C01EF">
        <w:rPr>
          <w:lang w:val="pt-BR"/>
        </w:rPr>
        <w:t>,</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68D76877" w:rsidR="000D759E" w:rsidRPr="00ED1D88" w:rsidRDefault="000D759E" w:rsidP="00ED1D88">
      <w:pPr>
        <w:suppressAutoHyphens/>
        <w:spacing w:line="240" w:lineRule="auto"/>
        <w:jc w:val="left"/>
        <w:rPr>
          <w:b/>
          <w:bCs/>
          <w:sz w:val="20"/>
          <w:szCs w:val="20"/>
        </w:rPr>
      </w:pPr>
      <w:bookmarkStart w:id="441"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441"/>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442" w:name="_Toc24387392"/>
      <w:r w:rsidRPr="00AB6F7C">
        <w:rPr>
          <w:rFonts w:eastAsia="Arial"/>
          <w:color w:val="000000" w:themeColor="text1"/>
        </w:rPr>
        <w:t>Mecânicas de perigo</w:t>
      </w:r>
      <w:bookmarkEnd w:id="442"/>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443"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443"/>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w:t>
      </w:r>
      <w:commentRangeStart w:id="444"/>
      <w:r w:rsidR="00D12FD3" w:rsidRPr="00AD3197">
        <w:rPr>
          <w:rFonts w:eastAsia="Arial"/>
          <w:color w:val="000000" w:themeColor="text1"/>
          <w:kern w:val="1"/>
          <w:lang w:eastAsia="ar-SA"/>
        </w:rPr>
        <w:t xml:space="preserve">colecionável </w:t>
      </w:r>
      <w:commentRangeEnd w:id="444"/>
      <w:r w:rsidR="005A6C6C">
        <w:rPr>
          <w:rStyle w:val="Refdecomentrio"/>
        </w:rPr>
        <w:commentReference w:id="444"/>
      </w:r>
      <w:r w:rsidR="00D12FD3" w:rsidRPr="00AD3197">
        <w:rPr>
          <w:rFonts w:eastAsia="Arial"/>
          <w:color w:val="000000" w:themeColor="text1"/>
          <w:kern w:val="1"/>
          <w:lang w:eastAsia="ar-SA"/>
        </w:rPr>
        <w:t xml:space="preserve">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7DC31754" w:rsidR="00455644" w:rsidRPr="00ED1D88" w:rsidRDefault="00455644" w:rsidP="00ED1D88">
      <w:pPr>
        <w:suppressAutoHyphens/>
        <w:spacing w:line="240" w:lineRule="auto"/>
        <w:jc w:val="left"/>
        <w:rPr>
          <w:rFonts w:eastAsia="Arial"/>
          <w:color w:val="000000" w:themeColor="text1"/>
          <w:szCs w:val="20"/>
          <w:lang w:eastAsia="ar-SA"/>
        </w:rPr>
      </w:pPr>
      <w:bookmarkStart w:id="445"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445"/>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446"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446"/>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commentRangeStart w:id="447"/>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commentRangeEnd w:id="447"/>
      <w:r w:rsidR="005A6C6C">
        <w:rPr>
          <w:rStyle w:val="Refdecomentrio"/>
        </w:rPr>
        <w:commentReference w:id="447"/>
      </w:r>
    </w:p>
    <w:p w14:paraId="2D31AE9E" w14:textId="4670FEC3"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del w:id="448" w:author="Administrador" w:date="2019-11-11T18:21:00Z">
        <w:r w:rsidR="0051153E" w:rsidRPr="00EA00FF" w:rsidDel="005A6C6C">
          <w:rPr>
            <w:rFonts w:eastAsia="Arial"/>
          </w:rPr>
          <w:delText>descisão</w:delText>
        </w:r>
      </w:del>
      <w:ins w:id="449" w:author="Administrador" w:date="2019-11-11T18:21:00Z">
        <w:r w:rsidR="005A6C6C" w:rsidRPr="00EA00FF">
          <w:rPr>
            <w:rFonts w:eastAsia="Arial"/>
          </w:rPr>
          <w:t>decisão</w:t>
        </w:r>
      </w:ins>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50" w:name="_Toc508437584"/>
      <w:bookmarkStart w:id="451"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50"/>
      <w:bookmarkEnd w:id="451"/>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w:t>
      </w:r>
      <w:proofErr w:type="gramStart"/>
      <w:r w:rsidRPr="00AD3197">
        <w:rPr>
          <w:lang w:val="pt-BR"/>
        </w:rPr>
        <w:t>a mesma</w:t>
      </w:r>
      <w:proofErr w:type="gramEnd"/>
      <w:r w:rsidRPr="00AD3197">
        <w:rPr>
          <w:lang w:val="pt-BR"/>
        </w:rPr>
        <w:t>,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52" w:name="_Toc508437586"/>
      <w:bookmarkStart w:id="453"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commentRangeStart w:id="454"/>
      <w:proofErr w:type="spellStart"/>
      <w:r w:rsidR="00C306AD" w:rsidRPr="00ED1D88">
        <w:rPr>
          <w:rFonts w:eastAsia="Arial"/>
          <w:i/>
          <w:color w:val="000000" w:themeColor="text1"/>
        </w:rPr>
        <w:t>Minions</w:t>
      </w:r>
      <w:bookmarkEnd w:id="452"/>
      <w:bookmarkEnd w:id="453"/>
      <w:commentRangeEnd w:id="454"/>
      <w:proofErr w:type="spellEnd"/>
      <w:r w:rsidR="001F2BA9">
        <w:rPr>
          <w:rStyle w:val="Refdecomentrio"/>
          <w:rFonts w:eastAsia="Calibri"/>
          <w:b w:val="0"/>
          <w:bCs w:val="0"/>
          <w:iCs w:val="0"/>
        </w:rPr>
        <w:commentReference w:id="454"/>
      </w:r>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50AD73BD" w:rsidR="001E7139" w:rsidRPr="00ED1D88" w:rsidRDefault="001E7139" w:rsidP="00ED1D88">
      <w:pPr>
        <w:suppressAutoHyphens/>
        <w:spacing w:line="240" w:lineRule="auto"/>
        <w:jc w:val="left"/>
        <w:rPr>
          <w:rFonts w:eastAsia="Arial"/>
          <w:color w:val="000000" w:themeColor="text1"/>
          <w:szCs w:val="20"/>
          <w:lang w:eastAsia="ar-SA"/>
        </w:rPr>
      </w:pPr>
      <w:bookmarkStart w:id="455"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55"/>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56" w:name="_Toc508437587"/>
      <w:bookmarkStart w:id="457"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56"/>
      <w:r w:rsidR="0079422D" w:rsidRPr="00ED1D88">
        <w:rPr>
          <w:rFonts w:eastAsia="Arial"/>
          <w:color w:val="000000" w:themeColor="text1"/>
        </w:rPr>
        <w:t>Chefe de Fase (</w:t>
      </w:r>
      <w:r w:rsidR="0079422D" w:rsidRPr="00ED1D88">
        <w:rPr>
          <w:rFonts w:eastAsia="Arial"/>
          <w:i/>
          <w:color w:val="000000" w:themeColor="text1"/>
        </w:rPr>
        <w:t>Boss)</w:t>
      </w:r>
      <w:bookmarkEnd w:id="457"/>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w:t>
      </w:r>
      <w:proofErr w:type="gramStart"/>
      <w:r w:rsidR="005302A1" w:rsidRPr="00AD3197">
        <w:rPr>
          <w:rFonts w:eastAsia="Arial"/>
        </w:rPr>
        <w:t xml:space="preserve">29, </w:t>
      </w:r>
      <w:r w:rsidRPr="00AD3197">
        <w:rPr>
          <w:rFonts w:eastAsia="Arial"/>
        </w:rPr>
        <w:t xml:space="preserve"> é</w:t>
      </w:r>
      <w:proofErr w:type="gramEnd"/>
      <w:r w:rsidRPr="00AD3197">
        <w:rPr>
          <w:rFonts w:eastAsia="Arial"/>
        </w:rPr>
        <w:t xml:space="preserve">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w:t>
      </w:r>
      <w:commentRangeStart w:id="458"/>
      <w:proofErr w:type="gramStart"/>
      <w:r w:rsidRPr="00AD3197">
        <w:rPr>
          <w:rFonts w:eastAsia="Arial"/>
        </w:rPr>
        <w:t>sapo  estará</w:t>
      </w:r>
      <w:proofErr w:type="gramEnd"/>
      <w:r w:rsidRPr="00AD3197">
        <w:rPr>
          <w:rFonts w:eastAsia="Arial"/>
        </w:rPr>
        <w:t xml:space="preserve">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commentRangeEnd w:id="458"/>
      <w:r w:rsidR="004A3689">
        <w:rPr>
          <w:rStyle w:val="Refdecomentrio"/>
        </w:rPr>
        <w:commentReference w:id="458"/>
      </w:r>
    </w:p>
    <w:p w14:paraId="418A3A38" w14:textId="77777777" w:rsidR="00727016" w:rsidRPr="00AD3197" w:rsidRDefault="00727016" w:rsidP="7C434651">
      <w:pPr>
        <w:ind w:firstLine="720"/>
        <w:rPr>
          <w:rFonts w:eastAsia="Arial"/>
        </w:rPr>
      </w:pPr>
    </w:p>
    <w:p w14:paraId="6C01D4B6" w14:textId="6EB3E557" w:rsidR="00680E88" w:rsidRPr="00ED1D88" w:rsidRDefault="00680E88" w:rsidP="00ED1D88">
      <w:pPr>
        <w:suppressAutoHyphens/>
        <w:spacing w:line="240" w:lineRule="auto"/>
        <w:jc w:val="left"/>
        <w:rPr>
          <w:rFonts w:eastAsia="Arial"/>
          <w:color w:val="000000" w:themeColor="text1"/>
          <w:szCs w:val="20"/>
          <w:lang w:eastAsia="ar-SA"/>
        </w:rPr>
      </w:pPr>
      <w:bookmarkStart w:id="459"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59"/>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60" w:name="_Toc23191011"/>
      <w:bookmarkStart w:id="461" w:name="_Toc24387398"/>
      <w:bookmarkEnd w:id="460"/>
      <w:bookmarkEnd w:id="461"/>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62" w:name="_Toc23191012"/>
      <w:bookmarkStart w:id="463" w:name="_Toc24387399"/>
      <w:bookmarkEnd w:id="462"/>
      <w:bookmarkEnd w:id="463"/>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64" w:name="_Toc23191013"/>
      <w:bookmarkStart w:id="465" w:name="_Toc24387400"/>
      <w:bookmarkEnd w:id="464"/>
      <w:bookmarkEnd w:id="465"/>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66" w:name="_Toc23191014"/>
      <w:bookmarkStart w:id="467" w:name="_Toc24387401"/>
      <w:bookmarkEnd w:id="466"/>
      <w:bookmarkEnd w:id="467"/>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68" w:name="_Toc23191015"/>
      <w:bookmarkStart w:id="469" w:name="_Toc24387402"/>
      <w:bookmarkEnd w:id="468"/>
      <w:bookmarkEnd w:id="469"/>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70" w:name="_Toc23191016"/>
      <w:bookmarkStart w:id="471" w:name="_Toc24387403"/>
      <w:bookmarkEnd w:id="470"/>
      <w:bookmarkEnd w:id="471"/>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72" w:name="_Toc23191017"/>
      <w:bookmarkStart w:id="473" w:name="_Toc24387404"/>
      <w:bookmarkEnd w:id="472"/>
      <w:bookmarkEnd w:id="473"/>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474" w:name="_Toc24387405"/>
      <w:r w:rsidRPr="00F96F9D">
        <w:rPr>
          <w:rFonts w:eastAsia="Arial"/>
          <w:color w:val="000000" w:themeColor="text1"/>
        </w:rPr>
        <w:t>Gráfico de ritmo</w:t>
      </w:r>
      <w:bookmarkEnd w:id="474"/>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475" w:name="_Toc24387406"/>
      <w:r w:rsidRPr="000A6B76">
        <w:rPr>
          <w:rFonts w:eastAsia="Arial"/>
          <w:color w:val="000000" w:themeColor="text1"/>
        </w:rPr>
        <w:t>Nível 1</w:t>
      </w:r>
      <w:bookmarkEnd w:id="475"/>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476" w:name="_Toc24387407"/>
      <w:r w:rsidRPr="00AB3131">
        <w:rPr>
          <w:rFonts w:eastAsia="Arial"/>
          <w:color w:val="000000" w:themeColor="text1"/>
        </w:rPr>
        <w:t xml:space="preserve">Nível </w:t>
      </w:r>
      <w:r>
        <w:rPr>
          <w:rFonts w:eastAsia="Arial"/>
          <w:color w:val="000000" w:themeColor="text1"/>
        </w:rPr>
        <w:t>2</w:t>
      </w:r>
      <w:bookmarkEnd w:id="476"/>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477" w:name="_Toc24387408"/>
      <w:r w:rsidRPr="00AB3131">
        <w:rPr>
          <w:rFonts w:eastAsia="Arial"/>
          <w:color w:val="000000" w:themeColor="text1"/>
        </w:rPr>
        <w:t xml:space="preserve">Nível </w:t>
      </w:r>
      <w:r w:rsidR="00802592">
        <w:rPr>
          <w:rFonts w:eastAsia="Arial"/>
          <w:color w:val="000000" w:themeColor="text1"/>
        </w:rPr>
        <w:t>3</w:t>
      </w:r>
      <w:bookmarkEnd w:id="477"/>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478" w:name="_Toc508437591"/>
      <w:bookmarkStart w:id="479"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478"/>
      <w:bookmarkEnd w:id="479"/>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1C6B2D9E" w:rsidR="00BB3DB5" w:rsidRPr="00ED1D88" w:rsidRDefault="00BB3DB5" w:rsidP="00ED1D88">
      <w:pPr>
        <w:suppressAutoHyphens/>
        <w:spacing w:line="240" w:lineRule="auto"/>
        <w:jc w:val="left"/>
        <w:rPr>
          <w:rFonts w:eastAsia="Arial"/>
          <w:color w:val="000000" w:themeColor="text1"/>
          <w:szCs w:val="20"/>
          <w:lang w:eastAsia="ar-SA"/>
        </w:rPr>
      </w:pPr>
      <w:bookmarkStart w:id="480"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480"/>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481" w:name="_Toc24387410"/>
      <w:r w:rsidRPr="00DC3CD1">
        <w:rPr>
          <w:rFonts w:eastAsia="Arial" w:cs="Arial"/>
          <w:color w:val="000000" w:themeColor="text1"/>
        </w:rPr>
        <w:lastRenderedPageBreak/>
        <w:t>R</w:t>
      </w:r>
      <w:r>
        <w:rPr>
          <w:rFonts w:eastAsia="Arial" w:cs="Arial"/>
          <w:color w:val="000000" w:themeColor="text1"/>
        </w:rPr>
        <w:t>esultados</w:t>
      </w:r>
      <w:bookmarkEnd w:id="481"/>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commentRangeStart w:id="482"/>
      <w:r w:rsidRPr="0043604C">
        <w:rPr>
          <w:rStyle w:val="apple-style-span"/>
          <w:rFonts w:eastAsia="Arial"/>
          <w:bCs w:val="0"/>
          <w:iCs w:val="0"/>
          <w:szCs w:val="24"/>
          <w:lang w:eastAsia="en-US"/>
        </w:rPr>
        <w:tab/>
      </w:r>
      <w:bookmarkStart w:id="483"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w:t>
      </w:r>
      <w:proofErr w:type="gramStart"/>
      <w:r>
        <w:rPr>
          <w:rStyle w:val="apple-style-span"/>
          <w:rFonts w:eastAsia="Arial" w:cs="Arial"/>
          <w:b w:val="0"/>
          <w:bCs w:val="0"/>
          <w:iCs w:val="0"/>
          <w:color w:val="000000" w:themeColor="text1"/>
          <w:szCs w:val="24"/>
          <w:lang w:eastAsia="en-US"/>
        </w:rPr>
        <w:t>e também</w:t>
      </w:r>
      <w:proofErr w:type="gramEnd"/>
      <w:r>
        <w:rPr>
          <w:rStyle w:val="apple-style-span"/>
          <w:rFonts w:eastAsia="Arial" w:cs="Arial"/>
          <w:b w:val="0"/>
          <w:bCs w:val="0"/>
          <w:iCs w:val="0"/>
          <w:color w:val="000000" w:themeColor="text1"/>
          <w:szCs w:val="24"/>
          <w:lang w:eastAsia="en-US"/>
        </w:rPr>
        <w:t xml:space="preserve">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xml:space="preserve">, também foi feita uma avaliação para saber os </w:t>
      </w:r>
      <w:proofErr w:type="gramStart"/>
      <w:r>
        <w:rPr>
          <w:rStyle w:val="apple-style-span"/>
          <w:rFonts w:eastAsia="Arial" w:cs="Arial"/>
          <w:b w:val="0"/>
          <w:bCs w:val="0"/>
          <w:iCs w:val="0"/>
          <w:color w:val="000000" w:themeColor="text1"/>
          <w:szCs w:val="24"/>
          <w:lang w:eastAsia="en-US"/>
        </w:rPr>
        <w:t>resultados finais</w:t>
      </w:r>
      <w:proofErr w:type="gramEnd"/>
      <w:r>
        <w:rPr>
          <w:rStyle w:val="apple-style-span"/>
          <w:rFonts w:eastAsia="Arial" w:cs="Arial"/>
          <w:b w:val="0"/>
          <w:bCs w:val="0"/>
          <w:iCs w:val="0"/>
          <w:color w:val="000000" w:themeColor="text1"/>
          <w:szCs w:val="24"/>
          <w:lang w:eastAsia="en-US"/>
        </w:rPr>
        <w:t>.</w:t>
      </w:r>
      <w:bookmarkEnd w:id="483"/>
      <w:commentRangeEnd w:id="482"/>
      <w:r w:rsidR="005F7DD0">
        <w:rPr>
          <w:rStyle w:val="Refdecomentrio"/>
          <w:rFonts w:eastAsia="Calibri" w:cs="Arial"/>
          <w:b w:val="0"/>
          <w:bCs w:val="0"/>
          <w:iCs w:val="0"/>
          <w:lang w:eastAsia="en-US"/>
        </w:rPr>
        <w:commentReference w:id="482"/>
      </w:r>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484" w:name="_Toc24387412"/>
      <w:commentRangeStart w:id="485"/>
      <w:r w:rsidRPr="00DC3CD1">
        <w:rPr>
          <w:rFonts w:eastAsia="Arial" w:cs="Arial"/>
          <w:color w:val="000000" w:themeColor="text1"/>
        </w:rPr>
        <w:t>Teste alfa realizado</w:t>
      </w:r>
      <w:bookmarkEnd w:id="484"/>
      <w:commentRangeEnd w:id="485"/>
      <w:r w:rsidR="001F2BA9">
        <w:rPr>
          <w:rStyle w:val="Refdecomentrio"/>
          <w:rFonts w:eastAsia="Calibri" w:cs="Arial"/>
          <w:b w:val="0"/>
          <w:bCs w:val="0"/>
          <w:iCs w:val="0"/>
          <w:lang w:eastAsia="en-US"/>
        </w:rPr>
        <w:commentReference w:id="485"/>
      </w:r>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commentRangeStart w:id="486"/>
      <w:r>
        <w:t>Figura 1. Gráfico com as avaliações dos alunos.</w:t>
      </w:r>
      <w:commentRangeEnd w:id="486"/>
      <w:r w:rsidR="001F2BA9">
        <w:rPr>
          <w:rStyle w:val="Refdecomentrio"/>
          <w:b w:val="0"/>
          <w:bCs w:val="0"/>
        </w:rPr>
        <w:commentReference w:id="486"/>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commentRangeStart w:id="487"/>
      <w:r>
        <w:t xml:space="preserve">Figura 2. Quantidade de pessoas que demonstram interesse em jogar seu jogo e quanto </w:t>
      </w:r>
      <w:commentRangeEnd w:id="487"/>
      <w:r w:rsidR="001F2BA9">
        <w:rPr>
          <w:rStyle w:val="Refdecomentrio"/>
          <w:b w:val="0"/>
          <w:bCs w:val="0"/>
        </w:rPr>
        <w:commentReference w:id="487"/>
      </w:r>
      <w:r>
        <w:t>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w:t>
      </w:r>
      <w:proofErr w:type="gramStart"/>
      <w:r w:rsidRPr="00285B04">
        <w:rPr>
          <w:lang w:val="pt-BR"/>
        </w:rPr>
        <w:t>repetitivo,  adicionar</w:t>
      </w:r>
      <w:proofErr w:type="gramEnd"/>
      <w:r w:rsidRPr="00285B04">
        <w:rPr>
          <w:lang w:val="pt-BR"/>
        </w:rPr>
        <w:t xml:space="preserve">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w:t>
      </w:r>
      <w:proofErr w:type="gramStart"/>
      <w:r w:rsidRPr="00285B04">
        <w:rPr>
          <w:lang w:val="pt-BR"/>
        </w:rPr>
        <w:t>os player</w:t>
      </w:r>
      <w:proofErr w:type="gramEnd"/>
      <w:r w:rsidRPr="00285B04">
        <w:rPr>
          <w:lang w:val="pt-BR"/>
        </w:rPr>
        <w:t xml:space="preserve">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w:t>
      </w:r>
      <w:proofErr w:type="gramStart"/>
      <w:r w:rsidRPr="00285B04">
        <w:rPr>
          <w:lang w:val="pt-BR"/>
        </w:rPr>
        <w:t>especular:;</w:t>
      </w:r>
      <w:proofErr w:type="gramEnd"/>
      <w:r w:rsidRPr="00285B04">
        <w:rPr>
          <w:lang w:val="pt-BR"/>
        </w:rPr>
        <w:t xml:space="preserve">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w:t>
      </w:r>
      <w:proofErr w:type="gramStart"/>
      <w:r w:rsidRPr="00285B04">
        <w:rPr>
          <w:lang w:val="pt-BR"/>
        </w:rPr>
        <w:t>aonde</w:t>
      </w:r>
      <w:proofErr w:type="gramEnd"/>
      <w:r w:rsidRPr="00285B04">
        <w:rPr>
          <w:lang w:val="pt-BR"/>
        </w:rPr>
        <w:t xml:space="preserv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w:t>
      </w:r>
      <w:proofErr w:type="gramStart"/>
      <w:r w:rsidRPr="00285B04">
        <w:rPr>
          <w:lang w:val="pt-BR"/>
        </w:rPr>
        <w:t>por que</w:t>
      </w:r>
      <w:proofErr w:type="gramEnd"/>
      <w:r w:rsidRPr="00285B04">
        <w:rPr>
          <w:lang w:val="pt-BR"/>
        </w:rPr>
        <w:t xml:space="preserv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O jogo está muito simples ainda, implementar novos desafios e estimular mais a batalha entre os players. </w:t>
      </w:r>
      <w:proofErr w:type="gramStart"/>
      <w:r w:rsidRPr="00285B04">
        <w:rPr>
          <w:lang w:val="pt-BR"/>
        </w:rPr>
        <w:t>Verificar  a</w:t>
      </w:r>
      <w:proofErr w:type="gramEnd"/>
      <w:r w:rsidRPr="00285B04">
        <w:rPr>
          <w:lang w:val="pt-BR"/>
        </w:rPr>
        <w:t xml:space="preserve">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488" w:name="_Toc24387413"/>
      <w:r w:rsidRPr="00BE4C30">
        <w:rPr>
          <w:rFonts w:eastAsia="Arial" w:cs="Arial"/>
          <w:color w:val="000000" w:themeColor="text1"/>
          <w:highlight w:val="yellow"/>
        </w:rPr>
        <w:t>Teste beta realizado</w:t>
      </w:r>
      <w:bookmarkEnd w:id="488"/>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489" w:name="_Toc24387414"/>
      <w:r w:rsidRPr="00BE4C30">
        <w:rPr>
          <w:rFonts w:eastAsia="Arial" w:cs="Arial"/>
          <w:color w:val="000000" w:themeColor="text1"/>
          <w:highlight w:val="yellow"/>
        </w:rPr>
        <w:t>Análise da loja</w:t>
      </w:r>
      <w:bookmarkEnd w:id="489"/>
    </w:p>
    <w:p w14:paraId="50E363C8" w14:textId="77777777" w:rsidR="003B2EF7" w:rsidRPr="00ED1D88" w:rsidRDefault="008E0B6D" w:rsidP="00ED1D88">
      <w:pPr>
        <w:pStyle w:val="Subttulo2"/>
        <w:spacing w:before="600" w:after="600"/>
        <w:rPr>
          <w:rFonts w:eastAsia="Arial"/>
          <w:color w:val="000000" w:themeColor="text1"/>
        </w:rPr>
      </w:pPr>
      <w:bookmarkStart w:id="490" w:name="_Toc24387415"/>
      <w:bookmarkStart w:id="491"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490"/>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w:t>
      </w:r>
      <w:proofErr w:type="gramStart"/>
      <w:r w:rsidR="00810E9D" w:rsidRPr="00AD3197">
        <w:rPr>
          <w:rStyle w:val="apple-style-span"/>
          <w:rFonts w:eastAsia="Arial"/>
          <w:color w:val="000000" w:themeColor="text1"/>
        </w:rPr>
        <w:t>uma infinidades</w:t>
      </w:r>
      <w:proofErr w:type="gramEnd"/>
      <w:r w:rsidR="00810E9D" w:rsidRPr="00AD3197">
        <w:rPr>
          <w:rStyle w:val="apple-style-span"/>
          <w:rFonts w:eastAsia="Arial"/>
          <w:color w:val="000000" w:themeColor="text1"/>
        </w:rPr>
        <w:t xml:space="preserve">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492"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492"/>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493"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493"/>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commentRangeStart w:id="494"/>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commentRangeEnd w:id="494"/>
      <w:r w:rsidR="001F2BA9">
        <w:rPr>
          <w:rStyle w:val="Refdecomentrio"/>
        </w:rPr>
        <w:commentReference w:id="494"/>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495" w:name="_Toc24387418"/>
      <w:r w:rsidR="7C434651" w:rsidRPr="00ED1D88">
        <w:rPr>
          <w:rFonts w:eastAsia="Arial"/>
          <w:color w:val="000000" w:themeColor="text1"/>
        </w:rPr>
        <w:lastRenderedPageBreak/>
        <w:t>REFERÊNCIAS BIBLIOGRÁFICAS</w:t>
      </w:r>
      <w:bookmarkEnd w:id="491"/>
      <w:bookmarkEnd w:id="495"/>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42"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3"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4"/>
      <w:pgSz w:w="11906" w:h="16838" w:code="9"/>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Matheus Estolano Pereira" w:date="2019-10-23T10:34:00Z" w:initials="MEP">
    <w:p w14:paraId="01FDAF0C" w14:textId="094AEF8C" w:rsidR="00D71C4E" w:rsidRDefault="00D71C4E">
      <w:pPr>
        <w:pStyle w:val="Textodecomentrio"/>
      </w:pPr>
      <w:r>
        <w:rPr>
          <w:rStyle w:val="Refdecomentrio"/>
        </w:rPr>
        <w:annotationRef/>
      </w:r>
      <w:r>
        <w:t>Pequeno?</w:t>
      </w:r>
    </w:p>
  </w:comment>
  <w:comment w:id="56" w:author="Administrador" w:date="2019-11-11T17:55:00Z" w:initials="A">
    <w:p w14:paraId="3502DDA5" w14:textId="47B19A5A" w:rsidR="00D71C4E" w:rsidRDefault="00D71C4E">
      <w:pPr>
        <w:pStyle w:val="Textodecomentrio"/>
      </w:pPr>
      <w:r>
        <w:rPr>
          <w:rStyle w:val="Refdecomentrio"/>
        </w:rPr>
        <w:annotationRef/>
      </w:r>
      <w:r>
        <w:t>Concordo, precisa de mais</w:t>
      </w:r>
    </w:p>
  </w:comment>
  <w:comment w:id="69" w:author="Matheus Estolano Pereira" w:date="2019-10-23T10:34:00Z" w:initials="MEP">
    <w:p w14:paraId="147EF552" w14:textId="518C05EB" w:rsidR="00D71C4E" w:rsidRPr="000A792D" w:rsidRDefault="00D71C4E" w:rsidP="000A792D">
      <w:pPr>
        <w:suppressAutoHyphens/>
        <w:spacing w:line="240" w:lineRule="auto"/>
        <w:rPr>
          <w:rFonts w:eastAsia="Arial"/>
          <w:color w:val="000000" w:themeColor="text1"/>
          <w:lang w:eastAsia="ar-SA"/>
        </w:rPr>
      </w:pPr>
      <w:r>
        <w:rPr>
          <w:rStyle w:val="Refdecomentrio"/>
        </w:rPr>
        <w:annotationRef/>
      </w:r>
      <w:r>
        <w:rPr>
          <w:rFonts w:eastAsia="Arial"/>
          <w:color w:val="000000" w:themeColor="text1"/>
          <w:lang w:eastAsia="ar-SA"/>
        </w:rPr>
        <w:t>Trocar as palavras, colocar palavras mais especificas</w:t>
      </w:r>
    </w:p>
  </w:comment>
  <w:comment w:id="77" w:author="Matheus Estolano Pereira" w:date="2019-10-23T10:35:00Z" w:initials="MEP">
    <w:p w14:paraId="03CBEDC1" w14:textId="103667C4" w:rsidR="00D71C4E" w:rsidRDefault="00D71C4E">
      <w:pPr>
        <w:pStyle w:val="Textodecomentrio"/>
      </w:pPr>
      <w:r>
        <w:rPr>
          <w:rStyle w:val="Refdecomentrio"/>
        </w:rPr>
        <w:annotationRef/>
      </w:r>
      <w:proofErr w:type="spellStart"/>
      <w:r>
        <w:t>Msm</w:t>
      </w:r>
      <w:proofErr w:type="spellEnd"/>
      <w:r>
        <w:t xml:space="preserve"> </w:t>
      </w:r>
      <w:proofErr w:type="spellStart"/>
      <w:r>
        <w:t>cois</w:t>
      </w:r>
      <w:proofErr w:type="spellEnd"/>
      <w:r>
        <w:t xml:space="preserve"> do resumo</w:t>
      </w:r>
    </w:p>
  </w:comment>
  <w:comment w:id="349" w:author="Administrador" w:date="2019-11-11T17:59:00Z" w:initials="A">
    <w:p w14:paraId="774BB518" w14:textId="08402CE1" w:rsidR="00D71C4E" w:rsidRDefault="00D71C4E">
      <w:pPr>
        <w:pStyle w:val="Textodecomentrio"/>
      </w:pPr>
      <w:r>
        <w:rPr>
          <w:rStyle w:val="Refdecomentrio"/>
        </w:rPr>
        <w:annotationRef/>
      </w:r>
      <w:r>
        <w:t>Separado por round?</w:t>
      </w:r>
    </w:p>
  </w:comment>
  <w:comment w:id="374" w:author="Administrador" w:date="2019-11-11T18:02:00Z" w:initials="A">
    <w:p w14:paraId="388ACF6F" w14:textId="1D64C116" w:rsidR="00D71C4E" w:rsidRDefault="00D71C4E">
      <w:pPr>
        <w:pStyle w:val="Textodecomentrio"/>
      </w:pPr>
      <w:r>
        <w:rPr>
          <w:rStyle w:val="Refdecomentrio"/>
        </w:rPr>
        <w:annotationRef/>
      </w:r>
      <w:r>
        <w:t>Citação da pesquisa?</w:t>
      </w:r>
    </w:p>
  </w:comment>
  <w:comment w:id="391" w:author="Administrador" w:date="2019-11-11T18:06:00Z" w:initials="A">
    <w:p w14:paraId="2C5876AD" w14:textId="78D416BE" w:rsidR="00D71C4E" w:rsidRDefault="00D71C4E">
      <w:pPr>
        <w:pStyle w:val="Textodecomentrio"/>
      </w:pPr>
      <w:r>
        <w:rPr>
          <w:rStyle w:val="Refdecomentrio"/>
        </w:rPr>
        <w:annotationRef/>
      </w:r>
      <w:r>
        <w:t>Nem sabia, usou mesmo?</w:t>
      </w:r>
    </w:p>
  </w:comment>
  <w:comment w:id="402" w:author="Administrador" w:date="2019-11-11T18:08:00Z" w:initials="A">
    <w:p w14:paraId="08F1048C" w14:textId="6EF252E5" w:rsidR="00D71C4E" w:rsidRDefault="00D71C4E">
      <w:pPr>
        <w:pStyle w:val="Textodecomentrio"/>
      </w:pPr>
      <w:r>
        <w:rPr>
          <w:rStyle w:val="Refdecomentrio"/>
        </w:rPr>
        <w:annotationRef/>
      </w:r>
      <w:proofErr w:type="spellStart"/>
      <w:r>
        <w:rPr>
          <w:rStyle w:val="Refdecomentrio"/>
        </w:rPr>
        <w:t>r</w:t>
      </w:r>
      <w:r>
        <w:t>oguelike</w:t>
      </w:r>
      <w:proofErr w:type="spellEnd"/>
      <w:r>
        <w:t xml:space="preserve"> ou rogue-like?</w:t>
      </w:r>
    </w:p>
  </w:comment>
  <w:comment w:id="408" w:author="Administrador" w:date="2019-11-11T18:11:00Z" w:initials="A">
    <w:p w14:paraId="3D86B0B1" w14:textId="4CA8A8F2" w:rsidR="00D71C4E" w:rsidRDefault="00D71C4E">
      <w:pPr>
        <w:pStyle w:val="Textodecomentrio"/>
      </w:pPr>
      <w:r>
        <w:rPr>
          <w:rStyle w:val="Refdecomentrio"/>
        </w:rPr>
        <w:annotationRef/>
      </w:r>
      <w:r>
        <w:t>Não seria a sala de acesso ao chefe?</w:t>
      </w:r>
    </w:p>
  </w:comment>
  <w:comment w:id="410" w:author="Administrador" w:date="2019-11-11T18:12:00Z" w:initials="A">
    <w:p w14:paraId="34FB3385" w14:textId="02DA6DBF" w:rsidR="00D71C4E" w:rsidRDefault="00D71C4E">
      <w:pPr>
        <w:pStyle w:val="Textodecomentrio"/>
      </w:pPr>
      <w:r>
        <w:rPr>
          <w:rStyle w:val="Refdecomentrio"/>
        </w:rPr>
        <w:annotationRef/>
      </w:r>
      <w:r>
        <w:t>Atualizar</w:t>
      </w:r>
    </w:p>
  </w:comment>
  <w:comment w:id="414" w:author="Administrador" w:date="2019-11-11T18:13:00Z" w:initials="A">
    <w:p w14:paraId="562B409C" w14:textId="4062C880" w:rsidR="00D71C4E" w:rsidRDefault="00D71C4E">
      <w:pPr>
        <w:pStyle w:val="Textodecomentrio"/>
      </w:pPr>
      <w:r>
        <w:rPr>
          <w:rStyle w:val="Refdecomentrio"/>
        </w:rPr>
        <w:annotationRef/>
      </w:r>
    </w:p>
  </w:comment>
  <w:comment w:id="428" w:author="Administrador" w:date="2019-11-11T18:16:00Z" w:initials="A">
    <w:p w14:paraId="15AB8022" w14:textId="5F3A7C1C" w:rsidR="00D71C4E" w:rsidRDefault="00D71C4E">
      <w:pPr>
        <w:pStyle w:val="Textodecomentrio"/>
      </w:pPr>
      <w:r>
        <w:rPr>
          <w:rStyle w:val="Refdecomentrio"/>
        </w:rPr>
        <w:annotationRef/>
      </w:r>
      <w:r>
        <w:t>Ainda tem?</w:t>
      </w:r>
    </w:p>
  </w:comment>
  <w:comment w:id="429" w:author="Administrador" w:date="2019-11-11T18:17:00Z" w:initials="A">
    <w:p w14:paraId="2941F43F" w14:textId="01A011A2" w:rsidR="00D71C4E" w:rsidRDefault="00D71C4E">
      <w:pPr>
        <w:pStyle w:val="Textodecomentrio"/>
      </w:pPr>
      <w:r>
        <w:rPr>
          <w:rStyle w:val="Refdecomentrio"/>
        </w:rPr>
        <w:annotationRef/>
      </w:r>
      <w:r>
        <w:t>Usar referência cruzada</w:t>
      </w:r>
    </w:p>
  </w:comment>
  <w:comment w:id="444" w:author="Administrador" w:date="2019-11-11T18:19:00Z" w:initials="A">
    <w:p w14:paraId="5256DB42" w14:textId="6D712D8B" w:rsidR="00D71C4E" w:rsidRDefault="00D71C4E">
      <w:pPr>
        <w:pStyle w:val="Textodecomentrio"/>
      </w:pPr>
      <w:r>
        <w:rPr>
          <w:rStyle w:val="Refdecomentrio"/>
        </w:rPr>
        <w:annotationRef/>
      </w:r>
      <w:r>
        <w:t>Não usaria esse termo, quais seriam os outros itens da coleção?</w:t>
      </w:r>
    </w:p>
  </w:comment>
  <w:comment w:id="447" w:author="Administrador" w:date="2019-11-11T18:23:00Z" w:initials="A">
    <w:p w14:paraId="6014EEE4" w14:textId="23F83193" w:rsidR="00D71C4E" w:rsidRDefault="00D71C4E">
      <w:pPr>
        <w:pStyle w:val="Textodecomentrio"/>
      </w:pPr>
      <w:r>
        <w:rPr>
          <w:rStyle w:val="Refdecomentrio"/>
        </w:rPr>
        <w:annotationRef/>
      </w:r>
      <w:r>
        <w:t xml:space="preserve">Lembrar d atualizar após balanceamento </w:t>
      </w:r>
    </w:p>
  </w:comment>
  <w:comment w:id="454" w:author="Administrador" w:date="2019-11-11T18:25:00Z" w:initials="A">
    <w:p w14:paraId="263C36D2" w14:textId="133F93DE" w:rsidR="00D71C4E" w:rsidRDefault="00D71C4E">
      <w:pPr>
        <w:pStyle w:val="Textodecomentrio"/>
      </w:pPr>
      <w:r>
        <w:rPr>
          <w:rStyle w:val="Refdecomentrio"/>
        </w:rPr>
        <w:annotationRef/>
      </w:r>
      <w:r>
        <w:t>Abelha</w:t>
      </w:r>
    </w:p>
  </w:comment>
  <w:comment w:id="458" w:author="Matheus Estolano Pereira" w:date="2019-10-25T17:14:00Z" w:initials="MEP">
    <w:p w14:paraId="5157D1A3" w14:textId="7F3BC7B7" w:rsidR="00D71C4E" w:rsidRDefault="00D71C4E">
      <w:pPr>
        <w:pStyle w:val="Textodecomentrio"/>
      </w:pPr>
      <w:r>
        <w:rPr>
          <w:rStyle w:val="Refdecomentrio"/>
        </w:rPr>
        <w:annotationRef/>
      </w:r>
      <w:r>
        <w:t xml:space="preserve">Tem </w:t>
      </w:r>
      <w:proofErr w:type="gramStart"/>
      <w:r>
        <w:t>q</w:t>
      </w:r>
      <w:proofErr w:type="gramEnd"/>
      <w:r>
        <w:t xml:space="preserve"> escrever aqui o q o outro jogador ficara fazendo</w:t>
      </w:r>
    </w:p>
  </w:comment>
  <w:comment w:id="482" w:author="Administrador" w:date="2019-11-11T17:56:00Z" w:initials="A">
    <w:p w14:paraId="44AF8280" w14:textId="2A851F59" w:rsidR="00D71C4E" w:rsidRDefault="00D71C4E">
      <w:pPr>
        <w:pStyle w:val="Textodecomentrio"/>
      </w:pPr>
      <w:r>
        <w:rPr>
          <w:rStyle w:val="Refdecomentrio"/>
        </w:rPr>
        <w:annotationRef/>
      </w:r>
      <w:r>
        <w:t xml:space="preserve">Formatação errada, foi </w:t>
      </w:r>
      <w:proofErr w:type="gramStart"/>
      <w:r>
        <w:t>pro</w:t>
      </w:r>
      <w:proofErr w:type="gramEnd"/>
      <w:r>
        <w:t xml:space="preserve"> índice</w:t>
      </w:r>
    </w:p>
  </w:comment>
  <w:comment w:id="485" w:author="Administrador" w:date="2019-11-11T18:28:00Z" w:initials="A">
    <w:p w14:paraId="542C85E0" w14:textId="0E20A841" w:rsidR="00D71C4E" w:rsidRDefault="00D71C4E">
      <w:pPr>
        <w:pStyle w:val="Textodecomentrio"/>
      </w:pPr>
      <w:r>
        <w:rPr>
          <w:rStyle w:val="Refdecomentrio"/>
        </w:rPr>
        <w:annotationRef/>
      </w:r>
      <w:r>
        <w:rPr>
          <w:rStyle w:val="Refdecomentrio"/>
        </w:rPr>
        <w:t>Das sugestões do teste alfa, o que foi implementado?</w:t>
      </w:r>
    </w:p>
  </w:comment>
  <w:comment w:id="486" w:author="Administrador" w:date="2019-11-11T18:27:00Z" w:initials="A">
    <w:p w14:paraId="723C2374" w14:textId="06C34223" w:rsidR="00D71C4E" w:rsidRDefault="00D71C4E">
      <w:pPr>
        <w:pStyle w:val="Textodecomentrio"/>
      </w:pPr>
      <w:r>
        <w:rPr>
          <w:rStyle w:val="Refdecomentrio"/>
        </w:rPr>
        <w:annotationRef/>
      </w:r>
      <w:r>
        <w:t>Numeração da figura</w:t>
      </w:r>
    </w:p>
  </w:comment>
  <w:comment w:id="487" w:author="Administrador" w:date="2019-11-11T18:27:00Z" w:initials="A">
    <w:p w14:paraId="26A711CD" w14:textId="1AC29A33" w:rsidR="00D71C4E" w:rsidRDefault="00D71C4E">
      <w:pPr>
        <w:pStyle w:val="Textodecomentrio"/>
      </w:pPr>
      <w:r>
        <w:rPr>
          <w:rStyle w:val="Refdecomentrio"/>
        </w:rPr>
        <w:annotationRef/>
      </w:r>
      <w:r>
        <w:t>Numeração da figura</w:t>
      </w:r>
    </w:p>
  </w:comment>
  <w:comment w:id="494" w:author="Administrador" w:date="2019-11-11T18:30:00Z" w:initials="A">
    <w:p w14:paraId="047BCFAE" w14:textId="44C77154" w:rsidR="00D71C4E" w:rsidRDefault="00D71C4E">
      <w:pPr>
        <w:pStyle w:val="Textodecomentrio"/>
      </w:pPr>
      <w:r>
        <w:rPr>
          <w:rStyle w:val="Refdecomentrio"/>
        </w:rPr>
        <w:annotationRef/>
      </w:r>
      <w:r>
        <w:t>Usar um pouco mais de eufemismo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FDAF0C" w15:done="0"/>
  <w15:commentEx w15:paraId="3502DDA5" w15:paraIdParent="01FDAF0C" w15:done="0"/>
  <w15:commentEx w15:paraId="147EF552" w15:done="0"/>
  <w15:commentEx w15:paraId="03CBEDC1" w15:done="0"/>
  <w15:commentEx w15:paraId="774BB518" w15:done="0"/>
  <w15:commentEx w15:paraId="388ACF6F" w15:done="0"/>
  <w15:commentEx w15:paraId="2C5876AD" w15:done="0"/>
  <w15:commentEx w15:paraId="08F1048C" w15:done="0"/>
  <w15:commentEx w15:paraId="3D86B0B1" w15:done="0"/>
  <w15:commentEx w15:paraId="34FB3385" w15:done="0"/>
  <w15:commentEx w15:paraId="562B409C" w15:done="0"/>
  <w15:commentEx w15:paraId="15AB8022" w15:done="0"/>
  <w15:commentEx w15:paraId="2941F43F" w15:done="0"/>
  <w15:commentEx w15:paraId="5256DB42" w15:done="0"/>
  <w15:commentEx w15:paraId="6014EEE4" w15:done="0"/>
  <w15:commentEx w15:paraId="263C36D2" w15:done="0"/>
  <w15:commentEx w15:paraId="5157D1A3" w15:done="0"/>
  <w15:commentEx w15:paraId="44AF8280" w15:done="0"/>
  <w15:commentEx w15:paraId="542C85E0" w15:done="0"/>
  <w15:commentEx w15:paraId="723C2374" w15:done="0"/>
  <w15:commentEx w15:paraId="26A711CD" w15:done="0"/>
  <w15:commentEx w15:paraId="047BC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FDAF0C" w16cid:durableId="215AAB3C"/>
  <w16cid:commentId w16cid:paraId="3502DDA5" w16cid:durableId="226545F1"/>
  <w16cid:commentId w16cid:paraId="147EF552" w16cid:durableId="215AAB53"/>
  <w16cid:commentId w16cid:paraId="03CBEDC1" w16cid:durableId="215AAB61"/>
  <w16cid:commentId w16cid:paraId="774BB518" w16cid:durableId="226545F4"/>
  <w16cid:commentId w16cid:paraId="388ACF6F" w16cid:durableId="226545F5"/>
  <w16cid:commentId w16cid:paraId="2C5876AD" w16cid:durableId="226545F6"/>
  <w16cid:commentId w16cid:paraId="08F1048C" w16cid:durableId="226545F7"/>
  <w16cid:commentId w16cid:paraId="3D86B0B1" w16cid:durableId="226545F8"/>
  <w16cid:commentId w16cid:paraId="34FB3385" w16cid:durableId="226545F9"/>
  <w16cid:commentId w16cid:paraId="562B409C" w16cid:durableId="226545FA"/>
  <w16cid:commentId w16cid:paraId="15AB8022" w16cid:durableId="226545FB"/>
  <w16cid:commentId w16cid:paraId="2941F43F" w16cid:durableId="226545FC"/>
  <w16cid:commentId w16cid:paraId="5256DB42" w16cid:durableId="226545FD"/>
  <w16cid:commentId w16cid:paraId="6014EEE4" w16cid:durableId="226545FE"/>
  <w16cid:commentId w16cid:paraId="263C36D2" w16cid:durableId="226545FF"/>
  <w16cid:commentId w16cid:paraId="5157D1A3" w16cid:durableId="215DABEC"/>
  <w16cid:commentId w16cid:paraId="44AF8280" w16cid:durableId="22654601"/>
  <w16cid:commentId w16cid:paraId="542C85E0" w16cid:durableId="22654602"/>
  <w16cid:commentId w16cid:paraId="723C2374" w16cid:durableId="22654603"/>
  <w16cid:commentId w16cid:paraId="26A711CD" w16cid:durableId="22654604"/>
  <w16cid:commentId w16cid:paraId="047BCFAE" w16cid:durableId="226546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75D6C" w14:textId="77777777" w:rsidR="0020311A" w:rsidRDefault="0020311A" w:rsidP="001E63BB">
      <w:pPr>
        <w:spacing w:line="240" w:lineRule="auto"/>
      </w:pPr>
      <w:r>
        <w:separator/>
      </w:r>
    </w:p>
  </w:endnote>
  <w:endnote w:type="continuationSeparator" w:id="0">
    <w:p w14:paraId="344AEC4C" w14:textId="77777777" w:rsidR="0020311A" w:rsidRDefault="0020311A"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D71C4E" w:rsidRPr="00AC6094" w:rsidRDefault="00D71C4E"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77765" w14:textId="77777777" w:rsidR="0020311A" w:rsidRDefault="0020311A" w:rsidP="001E63BB">
      <w:pPr>
        <w:spacing w:line="240" w:lineRule="auto"/>
      </w:pPr>
      <w:r>
        <w:separator/>
      </w:r>
    </w:p>
  </w:footnote>
  <w:footnote w:type="continuationSeparator" w:id="0">
    <w:p w14:paraId="49D7A651" w14:textId="77777777" w:rsidR="0020311A" w:rsidRDefault="0020311A"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D71C4E" w:rsidRDefault="00D71C4E">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D71C4E" w:rsidRDefault="00D71C4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O LIRA">
    <w15:presenceInfo w15:providerId="AD" w15:userId="S::leonardo.lira@fatec.sp.gov.br::99d91c64-c47c-4d42-b432-dbd769c48c01"/>
  </w15:person>
  <w15:person w15:author="Matheus Estolano Pereira">
    <w15:presenceInfo w15:providerId="AD" w15:userId="S::Matheus.Estolano@ibm.com::46f023e2-b7e0-4bec-b81b-a78b6a8a5bd5"/>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8B"/>
    <w:rsid w:val="001F5C03"/>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7DA0"/>
    <w:rsid w:val="007E0A4D"/>
    <w:rsid w:val="007E1763"/>
    <w:rsid w:val="007E21A0"/>
    <w:rsid w:val="007E3453"/>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7405"/>
    <w:rsid w:val="00867EE9"/>
    <w:rsid w:val="008704FE"/>
    <w:rsid w:val="00870A07"/>
    <w:rsid w:val="00875E8F"/>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E3B86"/>
    <w:rsid w:val="00CE43C5"/>
    <w:rsid w:val="00CF33BC"/>
    <w:rsid w:val="00CF5E63"/>
    <w:rsid w:val="00CF6A43"/>
    <w:rsid w:val="00D00442"/>
    <w:rsid w:val="00D02E6E"/>
    <w:rsid w:val="00D02F42"/>
    <w:rsid w:val="00D02FA8"/>
    <w:rsid w:val="00D05D97"/>
    <w:rsid w:val="00D06666"/>
    <w:rsid w:val="00D10670"/>
    <w:rsid w:val="00D1124E"/>
    <w:rsid w:val="00D113BD"/>
    <w:rsid w:val="00D126A2"/>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gi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nADIYwgKHv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arena.com.br/pesquisa-game-lat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2.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customXml/itemProps4.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36</Pages>
  <Words>6097</Words>
  <Characters>32927</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3</cp:revision>
  <cp:lastPrinted>2019-05-25T01:18:00Z</cp:lastPrinted>
  <dcterms:created xsi:type="dcterms:W3CDTF">2020-05-12T18:57:00Z</dcterms:created>
  <dcterms:modified xsi:type="dcterms:W3CDTF">2020-05-19T00:58:00Z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